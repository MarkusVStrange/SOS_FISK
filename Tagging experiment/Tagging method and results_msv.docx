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DCB14" w14:textId="77777777" w:rsidR="00DF2C04" w:rsidRPr="005E3A67" w:rsidRDefault="000C0921" w:rsidP="000C0921">
      <w:pPr>
        <w:spacing w:after="100" w:afterAutospacing="1" w:line="360" w:lineRule="auto"/>
        <w:ind w:left="0" w:right="0" w:firstLine="0"/>
        <w:rPr>
          <w:sz w:val="24"/>
          <w:szCs w:val="24"/>
        </w:rPr>
      </w:pPr>
      <w:r w:rsidRPr="005E3A67">
        <w:rPr>
          <w:sz w:val="24"/>
          <w:szCs w:val="24"/>
        </w:rPr>
        <w:t xml:space="preserve">    Statistical analysis </w:t>
      </w:r>
      <w:bookmarkStart w:id="0" w:name="_Hlk210129120"/>
    </w:p>
    <w:p w14:paraId="3B8541AA" w14:textId="3560AE6E" w:rsidR="000C0921" w:rsidRPr="005E3A67" w:rsidRDefault="000C0921" w:rsidP="000C0921">
      <w:pPr>
        <w:spacing w:after="100" w:afterAutospacing="1" w:line="360" w:lineRule="auto"/>
        <w:ind w:left="0" w:right="0" w:firstLine="0"/>
        <w:rPr>
          <w:color w:val="auto"/>
          <w:sz w:val="24"/>
          <w:szCs w:val="24"/>
        </w:rPr>
      </w:pPr>
      <w:r w:rsidRPr="005E3A67">
        <w:rPr>
          <w:color w:val="auto"/>
          <w:sz w:val="24"/>
          <w:szCs w:val="24"/>
        </w:rPr>
        <w:t xml:space="preserve">In our setup, there are several factors that could influence the chance of </w:t>
      </w:r>
      <w:proofErr w:type="spellStart"/>
      <w:r w:rsidRPr="005E3A67">
        <w:rPr>
          <w:color w:val="auto"/>
          <w:sz w:val="24"/>
          <w:szCs w:val="24"/>
        </w:rPr>
        <w:t>refinding</w:t>
      </w:r>
      <w:proofErr w:type="spellEnd"/>
      <w:r w:rsidRPr="005E3A67">
        <w:rPr>
          <w:color w:val="auto"/>
          <w:sz w:val="24"/>
          <w:szCs w:val="24"/>
        </w:rPr>
        <w:t xml:space="preserve"> a tag. Factors include 1) size and species of the tagged fish, due to potential cormorant selectivity, 2) PIT-tag size, because 23 mm tags have a longer detection range than 14 mm tags, 3) release location,</w:t>
      </w:r>
      <w:r w:rsidR="00857D80">
        <w:rPr>
          <w:color w:val="auto"/>
          <w:sz w:val="24"/>
          <w:szCs w:val="24"/>
        </w:rPr>
        <w:t xml:space="preserve"> 4) year of release, because there were more cormorants in the </w:t>
      </w:r>
      <w:proofErr w:type="spellStart"/>
      <w:r w:rsidR="00857D80">
        <w:rPr>
          <w:color w:val="auto"/>
          <w:sz w:val="24"/>
          <w:szCs w:val="24"/>
        </w:rPr>
        <w:t>Hopsø</w:t>
      </w:r>
      <w:proofErr w:type="spellEnd"/>
      <w:r w:rsidR="00857D80">
        <w:rPr>
          <w:color w:val="auto"/>
          <w:sz w:val="24"/>
          <w:szCs w:val="24"/>
        </w:rPr>
        <w:t xml:space="preserve"> colony in 2022 than 2024, </w:t>
      </w:r>
      <w:r w:rsidRPr="005E3A67">
        <w:rPr>
          <w:color w:val="auto"/>
          <w:sz w:val="24"/>
          <w:szCs w:val="24"/>
        </w:rPr>
        <w:t xml:space="preserve"> and </w:t>
      </w:r>
      <w:r w:rsidR="00857D80">
        <w:rPr>
          <w:color w:val="auto"/>
          <w:sz w:val="24"/>
          <w:szCs w:val="24"/>
        </w:rPr>
        <w:t>5</w:t>
      </w:r>
      <w:r w:rsidRPr="005E3A67">
        <w:rPr>
          <w:color w:val="auto"/>
          <w:sz w:val="24"/>
          <w:szCs w:val="24"/>
        </w:rPr>
        <w:t xml:space="preserve">) </w:t>
      </w:r>
      <w:r w:rsidR="00857D80">
        <w:rPr>
          <w:color w:val="auto"/>
          <w:sz w:val="24"/>
          <w:szCs w:val="24"/>
        </w:rPr>
        <w:t>individual release event</w:t>
      </w:r>
      <w:r w:rsidRPr="005E3A67">
        <w:rPr>
          <w:color w:val="auto"/>
          <w:sz w:val="24"/>
          <w:szCs w:val="24"/>
        </w:rPr>
        <w:t xml:space="preserve">. To investigate the effects of these factors and estimate the overall predation from cormorants in the study area, we set up a binomial model to fit the tagging data: </w:t>
      </w:r>
    </w:p>
    <w:p w14:paraId="0234EFC7" w14:textId="40764489" w:rsidR="000C0921" w:rsidRPr="005E3A67" w:rsidRDefault="00000000" w:rsidP="000C0921">
      <w:pPr>
        <w:spacing w:after="100" w:afterAutospacing="1" w:line="360" w:lineRule="auto"/>
        <w:ind w:left="397" w:right="0" w:firstLine="0"/>
        <w:rPr>
          <w:sz w:val="24"/>
          <w:szCs w:val="24"/>
        </w:rPr>
      </w:pPr>
      <m:oMathPara>
        <m:oMath>
          <m:eqArr>
            <m:eqArrPr>
              <m:maxDist m:val="1"/>
              <m:ctrlPr>
                <w:rPr>
                  <w:rFonts w:ascii="Cambria Math" w:hAnsi="Cambria Math"/>
                  <w:i/>
                  <w:sz w:val="24"/>
                  <w:szCs w:val="24"/>
                </w:rPr>
              </m:ctrlPr>
            </m:eqArrPr>
            <m:e>
              <m:r>
                <m:rPr>
                  <m:sty m:val="p"/>
                </m:rPr>
                <w:rPr>
                  <w:rFonts w:ascii="Cambria Math" w:hAnsi="Cambria Math"/>
                  <w:sz w:val="24"/>
                  <w:szCs w:val="24"/>
                </w:rPr>
                <m:t>logit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p</m:t>
                      </m:r>
                    </m:e>
                    <m:sub>
                      <m:r>
                        <m:rPr>
                          <m:sty m:val="p"/>
                        </m:rPr>
                        <w:rPr>
                          <w:rFonts w:ascii="Cambria Math" w:hAnsi="Cambria Math"/>
                          <w:sz w:val="24"/>
                          <w:szCs w:val="24"/>
                        </w:rPr>
                        <m:t>f</m:t>
                      </m:r>
                    </m:sub>
                  </m:sSub>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logit</m:t>
                  </m:r>
                  <m:r>
                    <w:rPr>
                      <w:rFonts w:ascii="Cambria Math" w:hAnsi="Cambria Math"/>
                      <w:sz w:val="24"/>
                      <w:szCs w:val="24"/>
                    </w:rPr>
                    <m:t>(p</m:t>
                  </m:r>
                </m:e>
                <m:sub>
                  <m:r>
                    <m:rPr>
                      <m:sty m:val="p"/>
                    </m:rPr>
                    <w:rPr>
                      <w:rFonts w:ascii="Cambria Math" w:hAnsi="Cambria Math"/>
                      <w:sz w:val="24"/>
                      <w:szCs w:val="24"/>
                    </w:rPr>
                    <m:t>0,s, l</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γ</m:t>
                  </m:r>
                </m:e>
                <m:sub>
                  <m:r>
                    <m:rPr>
                      <m:sty m:val="p"/>
                    </m:rP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r</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y</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t</m:t>
                  </m:r>
                </m:sub>
              </m:sSub>
              <m:r>
                <w:rPr>
                  <w:rFonts w:ascii="Cambria Math" w:hAnsi="Cambria Math"/>
                  <w:sz w:val="24"/>
                  <w:szCs w:val="24"/>
                </w:rPr>
                <m:t xml:space="preserve"> #</m:t>
              </m:r>
              <m:d>
                <m:dPr>
                  <m:ctrlPr>
                    <w:rPr>
                      <w:rFonts w:ascii="Cambria Math" w:hAnsi="Cambria Math"/>
                      <w:i/>
                      <w:sz w:val="24"/>
                      <w:szCs w:val="24"/>
                    </w:rPr>
                  </m:ctrlPr>
                </m:dPr>
                <m:e>
                  <m:r>
                    <w:rPr>
                      <w:rFonts w:ascii="Cambria Math" w:hAnsi="Cambria Math"/>
                      <w:sz w:val="24"/>
                      <w:szCs w:val="24"/>
                    </w:rPr>
                    <m:t>1</m:t>
                  </m:r>
                </m:e>
              </m:d>
            </m:e>
          </m:eqArr>
        </m:oMath>
      </m:oMathPara>
    </w:p>
    <w:p w14:paraId="43DF50AD" w14:textId="0A2B050D" w:rsidR="000C0921" w:rsidRPr="005E3A67" w:rsidRDefault="000C0921" w:rsidP="000C0921">
      <w:pPr>
        <w:spacing w:after="100" w:afterAutospacing="1" w:line="360" w:lineRule="auto"/>
        <w:ind w:left="0" w:right="0" w:firstLine="0"/>
        <w:rPr>
          <w:sz w:val="24"/>
          <w:szCs w:val="24"/>
        </w:rPr>
      </w:pPr>
      <w:r w:rsidRPr="005E3A67">
        <w:rPr>
          <w:color w:val="auto"/>
          <w:sz w:val="24"/>
          <w:szCs w:val="24"/>
        </w:rPr>
        <w:t xml:space="preserve">where </w:t>
      </w:r>
      <m:oMath>
        <m:sSub>
          <m:sSubPr>
            <m:ctrlPr>
              <w:rPr>
                <w:rFonts w:ascii="Cambria Math" w:hAnsi="Cambria Math"/>
                <w:i/>
                <w:sz w:val="24"/>
                <w:szCs w:val="24"/>
              </w:rPr>
            </m:ctrlPr>
          </m:sSubPr>
          <m:e>
            <m:r>
              <w:rPr>
                <w:rFonts w:ascii="Cambria Math" w:hAnsi="Cambria Math"/>
                <w:sz w:val="24"/>
                <w:szCs w:val="24"/>
              </w:rPr>
              <m:t>p</m:t>
            </m:r>
          </m:e>
          <m:sub>
            <m:r>
              <m:rPr>
                <m:sty m:val="p"/>
              </m:rPr>
              <w:rPr>
                <w:rFonts w:ascii="Cambria Math" w:hAnsi="Cambria Math"/>
                <w:sz w:val="24"/>
                <w:szCs w:val="24"/>
              </w:rPr>
              <m:t>f</m:t>
            </m:r>
          </m:sub>
        </m:sSub>
      </m:oMath>
      <w:r w:rsidRPr="005E3A67">
        <w:rPr>
          <w:color w:val="auto"/>
          <w:sz w:val="24"/>
          <w:szCs w:val="24"/>
        </w:rPr>
        <w:t xml:space="preserve"> is the chance of refinding a tag,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0, s, l</m:t>
            </m:r>
          </m:sub>
        </m:sSub>
      </m:oMath>
      <w:r w:rsidRPr="005E3A67">
        <w:rPr>
          <w:sz w:val="24"/>
          <w:szCs w:val="24"/>
        </w:rPr>
        <w:t xml:space="preserve"> is a reference probability</w:t>
      </w:r>
      <w:r w:rsidRPr="005E3A67">
        <w:rPr>
          <w:color w:val="auto"/>
          <w:sz w:val="24"/>
          <w:szCs w:val="24"/>
        </w:rPr>
        <w:t xml:space="preserve"> for the</w:t>
      </w:r>
      <w:r w:rsidRPr="005E3A67">
        <w:rPr>
          <w:sz w:val="24"/>
          <w:szCs w:val="24"/>
        </w:rPr>
        <w:t xml:space="preserve"> tagged species (s) and its length class (l), </w:t>
      </w:r>
      <m:oMath>
        <m:sSub>
          <m:sSubPr>
            <m:ctrlPr>
              <w:rPr>
                <w:rFonts w:ascii="Cambria Math" w:hAnsi="Cambria Math"/>
                <w:i/>
                <w:sz w:val="24"/>
                <w:szCs w:val="24"/>
              </w:rPr>
            </m:ctrlPr>
          </m:sSubPr>
          <m:e>
            <m:r>
              <w:rPr>
                <w:rFonts w:ascii="Cambria Math" w:hAnsi="Cambria Math"/>
                <w:sz w:val="24"/>
                <w:szCs w:val="24"/>
              </w:rPr>
              <m:t>γ</m:t>
            </m:r>
          </m:e>
          <m:sub>
            <m:r>
              <m:rPr>
                <m:sty m:val="p"/>
              </m:rPr>
              <w:rPr>
                <w:rFonts w:ascii="Cambria Math" w:hAnsi="Cambria Math"/>
                <w:sz w:val="24"/>
                <w:szCs w:val="24"/>
              </w:rPr>
              <m:t>T</m:t>
            </m:r>
          </m:sub>
        </m:sSub>
      </m:oMath>
      <w:r w:rsidRPr="005E3A67">
        <w:rPr>
          <w:sz w:val="24"/>
          <w:szCs w:val="24"/>
        </w:rPr>
        <w:t xml:space="preserve"> is the effect of </w:t>
      </w:r>
      <w:r w:rsidRPr="005E3A67">
        <w:rPr>
          <w:color w:val="auto"/>
          <w:sz w:val="24"/>
          <w:szCs w:val="24"/>
        </w:rPr>
        <w:t xml:space="preserve">PIT-tag size, </w:t>
      </w:r>
      <m:oMath>
        <m:sSub>
          <m:sSubPr>
            <m:ctrlPr>
              <w:rPr>
                <w:rFonts w:ascii="Cambria Math" w:hAnsi="Cambria Math"/>
                <w:i/>
                <w:sz w:val="24"/>
                <w:szCs w:val="24"/>
              </w:rPr>
            </m:ctrlPr>
          </m:sSubPr>
          <m:e>
            <m:r>
              <w:rPr>
                <w:rFonts w:ascii="Cambria Math" w:hAnsi="Cambria Math"/>
                <w:sz w:val="24"/>
                <w:szCs w:val="24"/>
              </w:rPr>
              <m:t>β</m:t>
            </m:r>
          </m:e>
          <m:sub>
            <m:r>
              <m:rPr>
                <m:sty m:val="p"/>
              </m:rPr>
              <w:rPr>
                <w:rFonts w:ascii="Cambria Math" w:hAnsi="Cambria Math"/>
                <w:sz w:val="24"/>
                <w:szCs w:val="24"/>
              </w:rPr>
              <m:t>r</m:t>
            </m:r>
          </m:sub>
        </m:sSub>
        <m:r>
          <w:rPr>
            <w:rFonts w:ascii="Cambria Math" w:hAnsi="Cambria Math"/>
            <w:sz w:val="24"/>
            <w:szCs w:val="24"/>
          </w:rPr>
          <m:t xml:space="preserve"> </m:t>
        </m:r>
      </m:oMath>
      <w:r w:rsidRPr="005E3A67">
        <w:rPr>
          <w:sz w:val="24"/>
          <w:szCs w:val="24"/>
        </w:rPr>
        <w:t>is the effect of release location</w:t>
      </w:r>
      <w:r w:rsidR="00DF2C04" w:rsidRPr="005E3A67">
        <w:rPr>
          <w:sz w:val="24"/>
          <w:szCs w:val="24"/>
        </w:rPr>
        <w:t xml:space="preserve">, </w:t>
      </w: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y</m:t>
            </m:r>
          </m:sub>
        </m:sSub>
      </m:oMath>
      <w:r w:rsidR="00DF2C04" w:rsidRPr="005E3A67">
        <w:rPr>
          <w:sz w:val="24"/>
          <w:szCs w:val="24"/>
        </w:rPr>
        <w:t xml:space="preserve"> is the effect of year</w:t>
      </w:r>
      <w:r w:rsidR="00750281" w:rsidRPr="005E3A67">
        <w:rPr>
          <w:sz w:val="24"/>
          <w:szCs w:val="24"/>
        </w:rPr>
        <w:t xml:space="preserve">, and </w:t>
      </w:r>
      <m:oMath>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t</m:t>
            </m:r>
          </m:sub>
        </m:sSub>
        <m:r>
          <w:rPr>
            <w:rFonts w:ascii="Cambria Math" w:hAnsi="Cambria Math"/>
            <w:sz w:val="24"/>
            <w:szCs w:val="24"/>
          </w:rPr>
          <m:t xml:space="preserve"> </m:t>
        </m:r>
      </m:oMath>
      <w:r w:rsidR="00750281" w:rsidRPr="005E3A67">
        <w:rPr>
          <w:sz w:val="24"/>
          <w:szCs w:val="24"/>
        </w:rPr>
        <w:t xml:space="preserve">is the random effect of </w:t>
      </w:r>
      <w:r w:rsidR="00DF2C04" w:rsidRPr="005E3A67">
        <w:rPr>
          <w:sz w:val="24"/>
          <w:szCs w:val="24"/>
        </w:rPr>
        <w:t xml:space="preserve">release </w:t>
      </w:r>
      <w:r w:rsidR="00750281" w:rsidRPr="005E3A67">
        <w:rPr>
          <w:sz w:val="24"/>
          <w:szCs w:val="24"/>
        </w:rPr>
        <w:t>day. We assume</w:t>
      </w:r>
      <w:r w:rsidR="00750281" w:rsidRPr="005E3A67">
        <w:rPr>
          <w:color w:val="auto"/>
          <w:sz w:val="24"/>
          <w:szCs w:val="24"/>
        </w:rPr>
        <w:t xml:space="preserve"> </w:t>
      </w:r>
      <m:oMath>
        <m:r>
          <w:rPr>
            <w:rFonts w:ascii="Cambria Math" w:hAnsi="Cambria Math"/>
            <w:sz w:val="24"/>
            <w:szCs w:val="24"/>
          </w:rPr>
          <m:t>ϵ~N</m:t>
        </m:r>
        <m:d>
          <m:dPr>
            <m:ctrlPr>
              <w:rPr>
                <w:rFonts w:ascii="Cambria Math" w:hAnsi="Cambria Math"/>
                <w:i/>
                <w:sz w:val="24"/>
                <w:szCs w:val="24"/>
              </w:rPr>
            </m:ctrlPr>
          </m:dPr>
          <m:e>
            <m:r>
              <w:rPr>
                <w:rFonts w:ascii="Cambria Math" w:hAnsi="Cambria Math"/>
                <w:sz w:val="24"/>
                <w:szCs w:val="24"/>
              </w:rPr>
              <m:t>0,</m:t>
            </m:r>
            <m:sSup>
              <m:sSupPr>
                <m:ctrlPr>
                  <w:rPr>
                    <w:rFonts w:ascii="Cambria Math" w:hAnsi="Cambria Math"/>
                    <w:i/>
                    <w:sz w:val="24"/>
                    <w:szCs w:val="24"/>
                  </w:rPr>
                </m:ctrlPr>
              </m:sSupPr>
              <m:e>
                <m:r>
                  <w:rPr>
                    <w:rFonts w:ascii="Cambria Math" w:hAnsi="Cambria Math"/>
                    <w:sz w:val="24"/>
                    <w:szCs w:val="24"/>
                  </w:rPr>
                  <m:t>σ</m:t>
                </m:r>
              </m:e>
              <m:sup>
                <m:r>
                  <w:rPr>
                    <w:rFonts w:ascii="Cambria Math" w:hAnsi="Cambria Math"/>
                    <w:sz w:val="24"/>
                    <w:szCs w:val="24"/>
                  </w:rPr>
                  <m:t>2</m:t>
                </m:r>
              </m:sup>
            </m:sSup>
          </m:e>
        </m:d>
      </m:oMath>
      <w:r w:rsidR="00750281" w:rsidRPr="005E3A67">
        <w:rPr>
          <w:sz w:val="24"/>
          <w:szCs w:val="24"/>
        </w:rPr>
        <w:t xml:space="preserve"> independent</w:t>
      </w:r>
      <w:r w:rsidR="00DF2C04" w:rsidRPr="005E3A67">
        <w:rPr>
          <w:sz w:val="24"/>
          <w:szCs w:val="24"/>
        </w:rPr>
        <w:t>.</w:t>
      </w:r>
      <w:r w:rsidRPr="005E3A67">
        <w:rPr>
          <w:color w:val="auto"/>
          <w:sz w:val="24"/>
          <w:szCs w:val="24"/>
        </w:rPr>
        <w:t xml:space="preserve"> All model covariates were treated as categorical variables. Flounders were grouped into 3 cm length classes with a </w:t>
      </w:r>
      <w:del w:id="1" w:author="Markus Varlund Strange" w:date="2025-10-24T15:07:00Z" w16du:dateUtc="2025-10-24T13:07:00Z">
        <w:r w:rsidRPr="005E3A67" w:rsidDel="00CC1D52">
          <w:rPr>
            <w:color w:val="auto"/>
            <w:sz w:val="24"/>
            <w:szCs w:val="24"/>
          </w:rPr>
          <w:delText>&gt;21</w:delText>
        </w:r>
      </w:del>
      <w:ins w:id="2" w:author="Markus Varlund Strange" w:date="2025-10-24T15:07:00Z" w16du:dateUtc="2025-10-24T13:07:00Z">
        <w:r w:rsidR="00CC1D52">
          <w:rPr>
            <w:color w:val="auto"/>
            <w:sz w:val="24"/>
            <w:szCs w:val="24"/>
          </w:rPr>
          <w:t>21+</w:t>
        </w:r>
      </w:ins>
      <w:r w:rsidRPr="005E3A67">
        <w:rPr>
          <w:color w:val="auto"/>
          <w:sz w:val="24"/>
          <w:szCs w:val="24"/>
        </w:rPr>
        <w:t xml:space="preserve"> cm class, while cod were grouped into 4 cm length classes with a </w:t>
      </w:r>
      <w:del w:id="3" w:author="Markus Varlund Strange" w:date="2025-10-24T15:07:00Z" w16du:dateUtc="2025-10-24T13:07:00Z">
        <w:r w:rsidRPr="005E3A67" w:rsidDel="00CC1D52">
          <w:rPr>
            <w:color w:val="auto"/>
            <w:sz w:val="24"/>
            <w:szCs w:val="24"/>
          </w:rPr>
          <w:delText>&gt; 30</w:delText>
        </w:r>
      </w:del>
      <w:ins w:id="4" w:author="Markus Varlund Strange" w:date="2025-10-24T15:07:00Z" w16du:dateUtc="2025-10-24T13:07:00Z">
        <w:r w:rsidR="00CC1D52">
          <w:rPr>
            <w:color w:val="auto"/>
            <w:sz w:val="24"/>
            <w:szCs w:val="24"/>
          </w:rPr>
          <w:t>27+</w:t>
        </w:r>
      </w:ins>
      <w:r w:rsidRPr="005E3A67">
        <w:rPr>
          <w:color w:val="auto"/>
          <w:sz w:val="24"/>
          <w:szCs w:val="24"/>
        </w:rPr>
        <w:t xml:space="preserve"> cm class. The effect of release </w:t>
      </w:r>
      <w:r w:rsidR="00DF2C04" w:rsidRPr="005E3A67">
        <w:rPr>
          <w:color w:val="auto"/>
          <w:sz w:val="24"/>
          <w:szCs w:val="24"/>
        </w:rPr>
        <w:t>day</w:t>
      </w:r>
      <w:r w:rsidR="00DF2C04" w:rsidRPr="005E3A67">
        <w:rPr>
          <w:rFonts w:ascii="Cambria Math" w:hAnsi="Cambria Math"/>
          <w:i/>
          <w:sz w:val="24"/>
          <w:szCs w:val="24"/>
        </w:rPr>
        <w:t xml:space="preserve"> </w:t>
      </w:r>
      <m:oMath>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t</m:t>
            </m:r>
          </m:sub>
        </m:sSub>
      </m:oMath>
      <w:r w:rsidRPr="005E3A67">
        <w:rPr>
          <w:sz w:val="24"/>
          <w:szCs w:val="24"/>
        </w:rPr>
        <w:t xml:space="preserve">, consists of </w:t>
      </w:r>
      <w:r w:rsidR="00886565" w:rsidRPr="005E3A67">
        <w:rPr>
          <w:sz w:val="24"/>
          <w:szCs w:val="24"/>
        </w:rPr>
        <w:t>28 groups spread over 12 release days in 2022 and 16 in 2024</w:t>
      </w:r>
      <w:r w:rsidR="005E3A67" w:rsidRPr="005E3A67">
        <w:rPr>
          <w:sz w:val="24"/>
          <w:szCs w:val="24"/>
        </w:rPr>
        <w:t xml:space="preserve">. </w:t>
      </w:r>
      <w:r w:rsidRPr="005E3A67">
        <w:rPr>
          <w:color w:val="auto"/>
          <w:sz w:val="24"/>
          <w:szCs w:val="24"/>
        </w:rPr>
        <w:t xml:space="preserve">To account for eaten but non-found tags, we corrected the chance of </w:t>
      </w:r>
      <w:proofErr w:type="spellStart"/>
      <w:r w:rsidRPr="005E3A67">
        <w:rPr>
          <w:color w:val="auto"/>
          <w:sz w:val="24"/>
          <w:szCs w:val="24"/>
        </w:rPr>
        <w:t>refinding</w:t>
      </w:r>
      <w:proofErr w:type="spellEnd"/>
      <w:r w:rsidRPr="005E3A67">
        <w:rPr>
          <w:color w:val="auto"/>
          <w:sz w:val="24"/>
          <w:szCs w:val="24"/>
        </w:rPr>
        <w:t xml:space="preserve"> a tag with the results from the feeding experiment:</w:t>
      </w:r>
    </w:p>
    <w:p w14:paraId="6926DD35" w14:textId="69BEADD8" w:rsidR="000C0921" w:rsidRPr="005E3A67" w:rsidRDefault="00000000" w:rsidP="000C0921">
      <w:pPr>
        <w:spacing w:after="100" w:afterAutospacing="1" w:line="360" w:lineRule="auto"/>
        <w:ind w:left="397" w:right="0" w:firstLine="0"/>
        <w:rPr>
          <w:sz w:val="24"/>
          <w:szCs w:val="24"/>
        </w:rPr>
      </w:pPr>
      <m:oMathPara>
        <m:oMath>
          <m:eqArr>
            <m:eqArrPr>
              <m:maxDist m:val="1"/>
              <m:ctrlPr>
                <w:rPr>
                  <w:rFonts w:ascii="Cambria Math" w:hAnsi="Cambria Math"/>
                  <w:i/>
                  <w:sz w:val="24"/>
                  <w:szCs w:val="24"/>
                </w:rPr>
              </m:ctrlPr>
            </m:eqArrPr>
            <m:e>
              <m:r>
                <w:rPr>
                  <w:rFonts w:ascii="Cambria Math" w:hAnsi="Cambria Math"/>
                  <w:sz w:val="24"/>
                  <w:szCs w:val="24"/>
                </w:rPr>
                <m:t>P=</m:t>
              </m:r>
              <m:sSub>
                <m:sSubPr>
                  <m:ctrlPr>
                    <w:rPr>
                      <w:rFonts w:ascii="Cambria Math" w:hAnsi="Cambria Math"/>
                      <w:i/>
                      <w:sz w:val="24"/>
                      <w:szCs w:val="24"/>
                    </w:rPr>
                  </m:ctrlPr>
                </m:sSubPr>
                <m:e>
                  <m:r>
                    <w:rPr>
                      <w:rFonts w:ascii="Cambria Math" w:hAnsi="Cambria Math"/>
                      <w:sz w:val="24"/>
                      <w:szCs w:val="24"/>
                    </w:rPr>
                    <m:t>p</m:t>
                  </m:r>
                </m:e>
                <m:sub>
                  <m:r>
                    <m:rPr>
                      <m:sty m:val="p"/>
                    </m:rPr>
                    <w:rPr>
                      <w:rFonts w:ascii="Cambria Math" w:hAnsi="Cambria Math"/>
                      <w:sz w:val="24"/>
                      <w:szCs w:val="24"/>
                    </w:rPr>
                    <m:t>f</m:t>
                  </m:r>
                </m:sub>
              </m:sSub>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α</m:t>
                  </m:r>
                </m:e>
                <m:sup>
                  <m:r>
                    <w:rPr>
                      <w:rFonts w:ascii="Cambria Math" w:hAnsi="Cambria Math"/>
                      <w:sz w:val="24"/>
                      <w:szCs w:val="24"/>
                    </w:rPr>
                    <m:t>-1</m:t>
                  </m:r>
                </m:sup>
              </m:sSup>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2</m:t>
                  </m:r>
                </m:e>
              </m:d>
            </m:e>
          </m:eqArr>
        </m:oMath>
      </m:oMathPara>
    </w:p>
    <w:p w14:paraId="13011B5D" w14:textId="6895D5E6" w:rsidR="000C0921" w:rsidRPr="005E3A67" w:rsidRDefault="000C0921" w:rsidP="000C0921">
      <w:pPr>
        <w:spacing w:after="100" w:afterAutospacing="1" w:line="360" w:lineRule="auto"/>
        <w:ind w:left="0" w:right="0" w:firstLine="0"/>
        <w:rPr>
          <w:sz w:val="24"/>
          <w:szCs w:val="24"/>
        </w:rPr>
      </w:pPr>
      <w:r w:rsidRPr="005E3A67">
        <w:rPr>
          <w:sz w:val="24"/>
          <w:szCs w:val="24"/>
        </w:rPr>
        <w:t xml:space="preserve">where </w:t>
      </w:r>
      <m:oMath>
        <m:r>
          <w:rPr>
            <w:rFonts w:ascii="Cambria Math" w:hAnsi="Cambria Math"/>
            <w:sz w:val="24"/>
            <w:szCs w:val="24"/>
          </w:rPr>
          <m:t>P</m:t>
        </m:r>
      </m:oMath>
      <w:r w:rsidRPr="005E3A67">
        <w:rPr>
          <w:sz w:val="24"/>
          <w:szCs w:val="24"/>
        </w:rPr>
        <w:t xml:space="preserve"> is the estimated predation proportion from cormorants, i.e., the chance of a tagged fish being eaten, and </w:t>
      </w:r>
      <m:oMath>
        <m:r>
          <w:rPr>
            <w:rFonts w:ascii="Cambria Math" w:hAnsi="Cambria Math"/>
            <w:sz w:val="24"/>
            <w:szCs w:val="24"/>
          </w:rPr>
          <m:t>α∈[0,1]</m:t>
        </m:r>
      </m:oMath>
      <w:r w:rsidRPr="005E3A67">
        <w:rPr>
          <w:sz w:val="24"/>
          <w:szCs w:val="24"/>
        </w:rPr>
        <w:t xml:space="preserve"> is the chance of detection. Chance of detection was estimated by fitting a binomial model to data from the feeding experiment:</w:t>
      </w:r>
    </w:p>
    <w:p w14:paraId="2C8381D9" w14:textId="77777777" w:rsidR="000C0921" w:rsidRPr="005E3A67" w:rsidRDefault="00000000" w:rsidP="000C0921">
      <w:pPr>
        <w:spacing w:after="100" w:afterAutospacing="1" w:line="360" w:lineRule="auto"/>
        <w:ind w:left="397" w:right="0" w:firstLine="0"/>
        <w:jc w:val="center"/>
        <w:rPr>
          <w:sz w:val="24"/>
          <w:szCs w:val="24"/>
        </w:rPr>
      </w:pPr>
      <m:oMath>
        <m:eqArr>
          <m:eqArrPr>
            <m:maxDist m:val="1"/>
            <m:ctrlPr>
              <w:rPr>
                <w:rFonts w:ascii="Cambria Math" w:hAnsi="Cambria Math"/>
                <w:i/>
                <w:sz w:val="24"/>
                <w:szCs w:val="24"/>
              </w:rPr>
            </m:ctrlPr>
          </m:eqArrPr>
          <m:e>
            <m:sSub>
              <m:sSubPr>
                <m:ctrlPr>
                  <w:rPr>
                    <w:rFonts w:ascii="Cambria Math" w:hAnsi="Cambria Math"/>
                    <w:i/>
                    <w:sz w:val="24"/>
                    <w:szCs w:val="24"/>
                  </w:rPr>
                </m:ctrlPr>
              </m:sSubPr>
              <m:e>
                <m:r>
                  <m:rPr>
                    <m:sty m:val="p"/>
                  </m:rPr>
                  <w:rPr>
                    <w:rFonts w:ascii="Cambria Math" w:hAnsi="Cambria Math"/>
                    <w:sz w:val="24"/>
                    <w:szCs w:val="24"/>
                  </w:rPr>
                  <m:t>logit</m:t>
                </m:r>
                <m:r>
                  <w:rPr>
                    <w:rFonts w:ascii="Cambria Math" w:hAnsi="Cambria Math"/>
                    <w:sz w:val="24"/>
                    <w:szCs w:val="24"/>
                  </w:rPr>
                  <m:t>(p</m:t>
                </m:r>
              </m:e>
              <m:sub>
                <m:r>
                  <w:rPr>
                    <w:rFonts w:ascii="Cambria Math" w:hAnsi="Cambria Math"/>
                    <w:sz w:val="24"/>
                    <w:szCs w:val="24"/>
                  </w:rPr>
                  <m:t>e</m:t>
                </m:r>
              </m:sub>
            </m:sSub>
            <m:r>
              <w:rPr>
                <w:rFonts w:ascii="Cambria Math" w:hAnsi="Cambria Math"/>
                <w:sz w:val="24"/>
                <w:szCs w:val="24"/>
              </w:rPr>
              <m:t>)=</m:t>
            </m:r>
            <m:r>
              <m:rPr>
                <m:sty m:val="p"/>
              </m:rPr>
              <w:rPr>
                <w:rFonts w:ascii="Cambria Math" w:hAnsi="Cambria Math"/>
                <w:sz w:val="24"/>
                <w:szCs w:val="24"/>
              </w:rPr>
              <m:t>logit</m:t>
            </m:r>
            <m:d>
              <m:dPr>
                <m:ctrlPr>
                  <w:rPr>
                    <w:rFonts w:ascii="Cambria Math" w:hAnsi="Cambria Math"/>
                    <w:i/>
                    <w:sz w:val="24"/>
                    <w:szCs w:val="24"/>
                  </w:rPr>
                </m:ctrlPr>
              </m:dPr>
              <m:e>
                <m:r>
                  <w:rPr>
                    <w:rFonts w:ascii="Cambria Math" w:hAnsi="Cambria Math"/>
                    <w:sz w:val="24"/>
                    <w:szCs w:val="24"/>
                  </w:rPr>
                  <m:t>α</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γ</m:t>
                </m:r>
              </m:e>
              <m:sub>
                <m:r>
                  <m:rPr>
                    <m:sty m:val="p"/>
                  </m:rPr>
                  <w:rPr>
                    <w:rFonts w:ascii="Cambria Math" w:hAnsi="Cambria Math"/>
                    <w:sz w:val="24"/>
                    <w:szCs w:val="24"/>
                  </w:rPr>
                  <m:t>T</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m:t>
                </m:r>
              </m:e>
            </m:d>
          </m:e>
        </m:eqArr>
      </m:oMath>
      <w:r w:rsidR="000C0921" w:rsidRPr="005E3A67">
        <w:rPr>
          <w:sz w:val="24"/>
          <w:szCs w:val="24"/>
        </w:rPr>
        <w:t xml:space="preserve"> </w:t>
      </w:r>
    </w:p>
    <w:p w14:paraId="7C97C3BC" w14:textId="478E6256" w:rsidR="000C0921" w:rsidRPr="005E3A67" w:rsidRDefault="000C0921" w:rsidP="000C0921">
      <w:pPr>
        <w:spacing w:after="100" w:afterAutospacing="1" w:line="360" w:lineRule="auto"/>
        <w:ind w:left="0" w:right="0" w:firstLine="0"/>
        <w:rPr>
          <w:sz w:val="24"/>
          <w:szCs w:val="24"/>
        </w:rPr>
      </w:pPr>
      <w:r w:rsidRPr="005E3A67">
        <w:rPr>
          <w:sz w:val="24"/>
          <w:szCs w:val="24"/>
        </w:rPr>
        <w:t xml:space="preserve">where </w:t>
      </w:r>
      <m:oMath>
        <m:sSub>
          <m:sSubPr>
            <m:ctrlPr>
              <w:rPr>
                <w:rFonts w:ascii="Cambria Math" w:hAnsi="Cambria Math"/>
                <w:i/>
                <w:sz w:val="24"/>
                <w:szCs w:val="24"/>
              </w:rPr>
            </m:ctrlPr>
          </m:sSubPr>
          <m:e>
            <m:r>
              <w:rPr>
                <w:rFonts w:ascii="Cambria Math" w:hAnsi="Cambria Math"/>
                <w:sz w:val="24"/>
                <w:szCs w:val="24"/>
              </w:rPr>
              <m:t>p</m:t>
            </m:r>
          </m:e>
          <m:sub>
            <m:r>
              <m:rPr>
                <m:sty m:val="p"/>
              </m:rPr>
              <w:rPr>
                <w:rFonts w:ascii="Cambria Math" w:hAnsi="Cambria Math"/>
                <w:sz w:val="24"/>
                <w:szCs w:val="24"/>
              </w:rPr>
              <m:t>e</m:t>
            </m:r>
          </m:sub>
        </m:sSub>
      </m:oMath>
      <w:r w:rsidRPr="005E3A67">
        <w:rPr>
          <w:color w:val="auto"/>
          <w:sz w:val="24"/>
          <w:szCs w:val="24"/>
        </w:rPr>
        <w:t xml:space="preserve"> is the chance of refinding a tag from the feeding experiment. Our statistical setup has the underlying assumptions that 1) the chance of detection was constant throughout the experiments 2) the</w:t>
      </w:r>
      <w:r w:rsidR="000C0C03">
        <w:rPr>
          <w:color w:val="auto"/>
          <w:sz w:val="24"/>
          <w:szCs w:val="24"/>
        </w:rPr>
        <w:t xml:space="preserve"> </w:t>
      </w:r>
      <w:r w:rsidRPr="005E3A67">
        <w:rPr>
          <w:color w:val="auto"/>
          <w:sz w:val="24"/>
          <w:szCs w:val="24"/>
        </w:rPr>
        <w:t xml:space="preserve">effect of release </w:t>
      </w:r>
      <w:r w:rsidR="00FC532D" w:rsidRPr="005E3A67">
        <w:rPr>
          <w:color w:val="auto"/>
          <w:sz w:val="24"/>
          <w:szCs w:val="24"/>
        </w:rPr>
        <w:t xml:space="preserve">day </w:t>
      </w:r>
      <w:r w:rsidRPr="005E3A67">
        <w:rPr>
          <w:color w:val="auto"/>
          <w:sz w:val="24"/>
          <w:szCs w:val="24"/>
        </w:rPr>
        <w:t xml:space="preserve">on tag recovery, </w:t>
      </w:r>
      <m:oMath>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t</m:t>
            </m:r>
          </m:sub>
        </m:sSub>
      </m:oMath>
      <w:r w:rsidRPr="005E3A67">
        <w:rPr>
          <w:sz w:val="24"/>
          <w:szCs w:val="24"/>
        </w:rPr>
        <w:t>, was the same for cod and flounder, and 3) the size-specific vulnerability of cod and flounder was constant in time</w:t>
      </w:r>
      <w:r w:rsidRPr="005E3A67">
        <w:rPr>
          <w:color w:val="auto"/>
          <w:sz w:val="24"/>
          <w:szCs w:val="24"/>
        </w:rPr>
        <w:t xml:space="preserve">. </w:t>
      </w:r>
      <w:r w:rsidRPr="005E3A67">
        <w:rPr>
          <w:sz w:val="24"/>
          <w:szCs w:val="24"/>
        </w:rPr>
        <w:t xml:space="preserve">All parameters in the two binomial models (eq. 1 and 3) were estimated together in one likelihood function using the flexible tool RTMB (Kristensen, 2025), which also enables estimates with uncertainty </w:t>
      </w:r>
      <w:r w:rsidRPr="005E3A67">
        <w:rPr>
          <w:sz w:val="24"/>
          <w:szCs w:val="24"/>
        </w:rPr>
        <w:lastRenderedPageBreak/>
        <w:t>of derived quantities, such as the</w:t>
      </w:r>
      <w:r w:rsidR="00086C88" w:rsidRPr="005E3A67">
        <w:rPr>
          <w:sz w:val="24"/>
          <w:szCs w:val="24"/>
        </w:rPr>
        <w:t xml:space="preserve"> overall</w:t>
      </w:r>
      <w:r w:rsidRPr="005E3A67">
        <w:rPr>
          <w:sz w:val="24"/>
          <w:szCs w:val="24"/>
        </w:rPr>
        <w:t xml:space="preserve"> average predation.</w:t>
      </w:r>
      <w:r w:rsidR="00086C88" w:rsidRPr="005E3A67">
        <w:rPr>
          <w:sz w:val="24"/>
          <w:szCs w:val="24"/>
        </w:rPr>
        <w:t xml:space="preserve"> We did model selection on a range of sub-models of eq. 1</w:t>
      </w:r>
      <w:r w:rsidR="003B0A90" w:rsidRPr="005E3A67">
        <w:rPr>
          <w:sz w:val="24"/>
          <w:szCs w:val="24"/>
        </w:rPr>
        <w:t xml:space="preserve"> based on </w:t>
      </w:r>
      <w:proofErr w:type="spellStart"/>
      <w:r w:rsidR="003B0A90" w:rsidRPr="005E3A67">
        <w:rPr>
          <w:sz w:val="24"/>
          <w:szCs w:val="24"/>
        </w:rPr>
        <w:t>AIC</w:t>
      </w:r>
      <w:r w:rsidR="00857D80">
        <w:rPr>
          <w:sz w:val="24"/>
          <w:szCs w:val="24"/>
        </w:rPr>
        <w:t>c</w:t>
      </w:r>
      <w:proofErr w:type="spellEnd"/>
      <w:r w:rsidR="00086C88" w:rsidRPr="005E3A67">
        <w:rPr>
          <w:sz w:val="24"/>
          <w:szCs w:val="24"/>
        </w:rPr>
        <w:t>, and we found that the best model did not include release location</w:t>
      </w:r>
      <w:r w:rsidR="00E5396E">
        <w:rPr>
          <w:sz w:val="24"/>
          <w:szCs w:val="24"/>
        </w:rPr>
        <w:t>.</w:t>
      </w:r>
      <w:r w:rsidR="00086C88" w:rsidRPr="005E3A67">
        <w:rPr>
          <w:sz w:val="24"/>
          <w:szCs w:val="24"/>
        </w:rPr>
        <w:t xml:space="preserve"> </w:t>
      </w:r>
      <w:r w:rsidR="00E5396E">
        <w:rPr>
          <w:sz w:val="24"/>
          <w:szCs w:val="24"/>
        </w:rPr>
        <w:t>T</w:t>
      </w:r>
      <w:r w:rsidR="00086C88" w:rsidRPr="005E3A67">
        <w:rPr>
          <w:sz w:val="24"/>
          <w:szCs w:val="24"/>
        </w:rPr>
        <w:t>hus</w:t>
      </w:r>
      <w:r w:rsidR="00E5396E">
        <w:rPr>
          <w:sz w:val="24"/>
          <w:szCs w:val="24"/>
        </w:rPr>
        <w:t>,</w:t>
      </w:r>
      <w:r w:rsidR="00086C88" w:rsidRPr="005E3A67">
        <w:rPr>
          <w:sz w:val="24"/>
          <w:szCs w:val="24"/>
        </w:rPr>
        <w:t xml:space="preserve"> our final model to estimate </w:t>
      </w:r>
      <w:r w:rsidR="005E3A67">
        <w:rPr>
          <w:sz w:val="24"/>
          <w:szCs w:val="24"/>
        </w:rPr>
        <w:t xml:space="preserve">predation </w:t>
      </w:r>
      <w:r w:rsidR="005E3A67" w:rsidRPr="005E3A67">
        <w:rPr>
          <w:sz w:val="24"/>
          <w:szCs w:val="24"/>
        </w:rPr>
        <w:t xml:space="preserve">did not include </w:t>
      </w:r>
      <m:oMath>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r</m:t>
            </m:r>
          </m:sub>
        </m:sSub>
      </m:oMath>
      <w:r w:rsidR="005E3A67" w:rsidRPr="005E3A67">
        <w:rPr>
          <w:sz w:val="24"/>
          <w:szCs w:val="24"/>
        </w:rPr>
        <w:t>.</w:t>
      </w:r>
      <w:r w:rsidR="005E3A67">
        <w:rPr>
          <w:sz w:val="24"/>
          <w:szCs w:val="24"/>
        </w:rPr>
        <w:t xml:space="preserve"> </w:t>
      </w:r>
      <w:r w:rsidRPr="00A46597">
        <w:rPr>
          <w:sz w:val="24"/>
          <w:szCs w:val="24"/>
        </w:rPr>
        <w:t>The model</w:t>
      </w:r>
      <w:r w:rsidR="00E5396E">
        <w:rPr>
          <w:sz w:val="24"/>
          <w:szCs w:val="24"/>
        </w:rPr>
        <w:t>s</w:t>
      </w:r>
      <w:r w:rsidRPr="00A46597">
        <w:rPr>
          <w:sz w:val="24"/>
          <w:szCs w:val="24"/>
        </w:rPr>
        <w:t xml:space="preserve"> </w:t>
      </w:r>
      <w:r w:rsidR="00E5396E">
        <w:rPr>
          <w:sz w:val="24"/>
          <w:szCs w:val="24"/>
        </w:rPr>
        <w:t>were</w:t>
      </w:r>
      <w:r w:rsidRPr="00A46597">
        <w:rPr>
          <w:sz w:val="24"/>
          <w:szCs w:val="24"/>
        </w:rPr>
        <w:t xml:space="preserve"> validated by visual inspection of the </w:t>
      </w:r>
      <w:proofErr w:type="spellStart"/>
      <w:r w:rsidRPr="00A46597">
        <w:rPr>
          <w:sz w:val="24"/>
          <w:szCs w:val="24"/>
        </w:rPr>
        <w:t>qq</w:t>
      </w:r>
      <w:proofErr w:type="spellEnd"/>
      <w:r w:rsidRPr="00A46597">
        <w:rPr>
          <w:sz w:val="24"/>
          <w:szCs w:val="24"/>
        </w:rPr>
        <w:t xml:space="preserve">-plot generated from one-observation-ahead residuals </w:t>
      </w:r>
      <w:r w:rsidR="00E5396E">
        <w:rPr>
          <w:sz w:val="24"/>
          <w:szCs w:val="24"/>
        </w:rPr>
        <w:t>and Shapiro-Wilks test for normality (</w:t>
      </w:r>
      <w:proofErr w:type="spellStart"/>
      <w:r w:rsidR="00857D80">
        <w:rPr>
          <w:sz w:val="24"/>
          <w:szCs w:val="24"/>
        </w:rPr>
        <w:t>s</w:t>
      </w:r>
      <w:r w:rsidR="00E5396E">
        <w:rPr>
          <w:sz w:val="24"/>
          <w:szCs w:val="24"/>
        </w:rPr>
        <w:t>hapiro.</w:t>
      </w:r>
      <w:proofErr w:type="gramStart"/>
      <w:r w:rsidR="00E5396E">
        <w:rPr>
          <w:sz w:val="24"/>
          <w:szCs w:val="24"/>
        </w:rPr>
        <w:t>test</w:t>
      </w:r>
      <w:proofErr w:type="spellEnd"/>
      <w:r w:rsidR="00E5396E">
        <w:rPr>
          <w:sz w:val="24"/>
          <w:szCs w:val="24"/>
        </w:rPr>
        <w:t>(</w:t>
      </w:r>
      <w:proofErr w:type="gramEnd"/>
      <w:r w:rsidR="00E5396E">
        <w:rPr>
          <w:sz w:val="24"/>
          <w:szCs w:val="24"/>
        </w:rPr>
        <w:t xml:space="preserve">) in R) </w:t>
      </w:r>
      <w:r w:rsidR="00E5396E" w:rsidRPr="00A46597">
        <w:rPr>
          <w:sz w:val="24"/>
          <w:szCs w:val="24"/>
        </w:rPr>
        <w:t>(Appendix</w:t>
      </w:r>
      <w:r w:rsidR="00E5396E" w:rsidRPr="005E3A67">
        <w:rPr>
          <w:sz w:val="24"/>
          <w:szCs w:val="24"/>
        </w:rPr>
        <w:t>???)</w:t>
      </w:r>
      <w:r w:rsidRPr="005E3A67">
        <w:rPr>
          <w:sz w:val="24"/>
          <w:szCs w:val="24"/>
        </w:rPr>
        <w:t>.</w:t>
      </w:r>
      <w:r w:rsidR="00E5396E">
        <w:rPr>
          <w:sz w:val="24"/>
          <w:szCs w:val="24"/>
        </w:rPr>
        <w:t xml:space="preserve"> </w:t>
      </w:r>
      <w:r w:rsidR="00EF2C46">
        <w:rPr>
          <w:sz w:val="24"/>
          <w:szCs w:val="24"/>
        </w:rPr>
        <w:t>Both our</w:t>
      </w:r>
      <w:r w:rsidR="00E5396E">
        <w:rPr>
          <w:sz w:val="24"/>
          <w:szCs w:val="24"/>
        </w:rPr>
        <w:t xml:space="preserve"> final model </w:t>
      </w:r>
      <w:r w:rsidR="00EF2C46">
        <w:rPr>
          <w:sz w:val="24"/>
          <w:szCs w:val="24"/>
        </w:rPr>
        <w:t>and the model which included</w:t>
      </w:r>
      <w:r w:rsidR="00E5396E">
        <w:rPr>
          <w:sz w:val="24"/>
          <w:szCs w:val="24"/>
        </w:rPr>
        <w:t xml:space="preserve"> </w:t>
      </w:r>
      <m:oMath>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r</m:t>
            </m:r>
          </m:sub>
        </m:sSub>
      </m:oMath>
      <w:r w:rsidR="00EF2C46">
        <w:rPr>
          <w:sz w:val="24"/>
          <w:szCs w:val="24"/>
        </w:rPr>
        <w:t xml:space="preserve"> passed the visual inspection for normality and the Shapiro-Wilks test (</w:t>
      </w:r>
      <w:r w:rsidR="00EF2C46">
        <w:rPr>
          <w:i/>
          <w:iCs/>
          <w:sz w:val="24"/>
          <w:szCs w:val="24"/>
        </w:rPr>
        <w:t xml:space="preserve">p </w:t>
      </w:r>
      <w:r w:rsidR="00EF2C46">
        <w:rPr>
          <w:sz w:val="24"/>
          <w:szCs w:val="24"/>
        </w:rPr>
        <w:t>= 0.</w:t>
      </w:r>
      <w:ins w:id="5" w:author="Markus Varlund Strange" w:date="2025-10-24T15:09:00Z" w16du:dateUtc="2025-10-24T13:09:00Z">
        <w:r w:rsidR="00CC1D52">
          <w:rPr>
            <w:sz w:val="24"/>
            <w:szCs w:val="24"/>
          </w:rPr>
          <w:t>12</w:t>
        </w:r>
      </w:ins>
      <w:del w:id="6" w:author="Markus Varlund Strange" w:date="2025-10-24T15:09:00Z" w16du:dateUtc="2025-10-24T13:09:00Z">
        <w:r w:rsidR="00EF2C46" w:rsidDel="00CC1D52">
          <w:rPr>
            <w:sz w:val="24"/>
            <w:szCs w:val="24"/>
          </w:rPr>
          <w:delText>84</w:delText>
        </w:r>
      </w:del>
      <w:r w:rsidR="00EF2C46">
        <w:rPr>
          <w:sz w:val="24"/>
          <w:szCs w:val="24"/>
        </w:rPr>
        <w:t xml:space="preserve"> and </w:t>
      </w:r>
      <w:r w:rsidR="00EF2C46">
        <w:rPr>
          <w:i/>
          <w:iCs/>
          <w:sz w:val="24"/>
          <w:szCs w:val="24"/>
        </w:rPr>
        <w:t>p</w:t>
      </w:r>
      <w:r w:rsidR="00EF2C46">
        <w:rPr>
          <w:sz w:val="24"/>
          <w:szCs w:val="24"/>
        </w:rPr>
        <w:t xml:space="preserve"> = 0.</w:t>
      </w:r>
      <w:ins w:id="7" w:author="Markus Varlund Strange" w:date="2025-10-24T15:09:00Z" w16du:dateUtc="2025-10-24T13:09:00Z">
        <w:r w:rsidR="00CC1D52">
          <w:rPr>
            <w:sz w:val="24"/>
            <w:szCs w:val="24"/>
          </w:rPr>
          <w:t>12</w:t>
        </w:r>
      </w:ins>
      <w:del w:id="8" w:author="Markus Varlund Strange" w:date="2025-10-24T15:09:00Z" w16du:dateUtc="2025-10-24T13:09:00Z">
        <w:r w:rsidR="00EF2C46" w:rsidDel="00CC1D52">
          <w:rPr>
            <w:sz w:val="24"/>
            <w:szCs w:val="24"/>
          </w:rPr>
          <w:delText>55</w:delText>
        </w:r>
      </w:del>
      <w:r w:rsidR="00EF2C46">
        <w:rPr>
          <w:sz w:val="24"/>
          <w:szCs w:val="24"/>
        </w:rPr>
        <w:t>, respectively).</w:t>
      </w:r>
      <w:r w:rsidR="005E3A67" w:rsidRPr="005E3A67">
        <w:rPr>
          <w:sz w:val="24"/>
          <w:szCs w:val="24"/>
        </w:rPr>
        <w:t xml:space="preserve"> </w:t>
      </w:r>
      <w:r w:rsidRPr="005E3A67">
        <w:rPr>
          <w:sz w:val="24"/>
          <w:szCs w:val="24"/>
        </w:rPr>
        <w:t xml:space="preserve">The </w:t>
      </w:r>
      <w:proofErr w:type="gramStart"/>
      <w:r w:rsidRPr="005E3A67">
        <w:rPr>
          <w:sz w:val="24"/>
          <w:szCs w:val="24"/>
        </w:rPr>
        <w:t>ADREPORT(</w:t>
      </w:r>
      <w:proofErr w:type="gramEnd"/>
      <w:r w:rsidRPr="005E3A67">
        <w:rPr>
          <w:sz w:val="24"/>
          <w:szCs w:val="24"/>
        </w:rPr>
        <w:t xml:space="preserve">) function from RTMB was used for estimating uncertainty of </w:t>
      </w:r>
      <w:r w:rsidR="006A4A55">
        <w:rPr>
          <w:sz w:val="24"/>
          <w:szCs w:val="24"/>
        </w:rPr>
        <w:t>predation proportions</w:t>
      </w:r>
      <w:r w:rsidRPr="005E3A67">
        <w:rPr>
          <w:sz w:val="24"/>
          <w:szCs w:val="24"/>
        </w:rPr>
        <w:t xml:space="preserve">, where it uses the delta method for uncertainty propagation. </w:t>
      </w:r>
      <w:r w:rsidR="0015429D">
        <w:rPr>
          <w:sz w:val="24"/>
          <w:szCs w:val="24"/>
        </w:rPr>
        <w:t>For e</w:t>
      </w:r>
      <w:r w:rsidR="006A4A55">
        <w:rPr>
          <w:sz w:val="24"/>
          <w:szCs w:val="24"/>
        </w:rPr>
        <w:t>stimati</w:t>
      </w:r>
      <w:r w:rsidR="0015429D">
        <w:rPr>
          <w:sz w:val="24"/>
          <w:szCs w:val="24"/>
        </w:rPr>
        <w:t>on of</w:t>
      </w:r>
      <w:r w:rsidR="006A4A55">
        <w:rPr>
          <w:sz w:val="24"/>
          <w:szCs w:val="24"/>
        </w:rPr>
        <w:t xml:space="preserve"> the </w:t>
      </w:r>
      <w:r w:rsidRPr="005E3A67">
        <w:rPr>
          <w:sz w:val="24"/>
          <w:szCs w:val="24"/>
        </w:rPr>
        <w:t>averag</w:t>
      </w:r>
      <w:r w:rsidR="006A4A55">
        <w:rPr>
          <w:sz w:val="24"/>
          <w:szCs w:val="24"/>
        </w:rPr>
        <w:t>e predation proportion</w:t>
      </w:r>
      <w:r w:rsidR="00485D22">
        <w:rPr>
          <w:sz w:val="24"/>
          <w:szCs w:val="24"/>
        </w:rPr>
        <w:t>, e.g.</w:t>
      </w:r>
      <w:r w:rsidRPr="005E3A67">
        <w:rPr>
          <w:sz w:val="24"/>
          <w:szCs w:val="24"/>
        </w:rPr>
        <w:t xml:space="preserve"> over </w:t>
      </w:r>
      <w:r w:rsidR="005E3A67">
        <w:rPr>
          <w:sz w:val="24"/>
          <w:szCs w:val="24"/>
        </w:rPr>
        <w:t>the whole experiment</w:t>
      </w:r>
      <w:r w:rsidR="006A4A55">
        <w:rPr>
          <w:sz w:val="24"/>
          <w:szCs w:val="24"/>
        </w:rPr>
        <w:t xml:space="preserve">, </w:t>
      </w:r>
      <w:r w:rsidRPr="005E3A67">
        <w:rPr>
          <w:sz w:val="24"/>
          <w:szCs w:val="24"/>
        </w:rPr>
        <w:t>we used unweighted average on log-scale:</w:t>
      </w:r>
    </w:p>
    <w:p w14:paraId="653CF915" w14:textId="3216DDC1" w:rsidR="000C0921" w:rsidRPr="005E3A67" w:rsidRDefault="00000000" w:rsidP="000C0921">
      <w:pPr>
        <w:spacing w:after="100" w:afterAutospacing="1" w:line="360" w:lineRule="auto"/>
        <w:ind w:left="397" w:right="0" w:firstLine="0"/>
        <w:jc w:val="center"/>
        <w:rPr>
          <w:sz w:val="24"/>
          <w:szCs w:val="24"/>
        </w:rPr>
      </w:pPr>
      <m:oMath>
        <m:eqArr>
          <m:eqArrPr>
            <m:maxDist m:val="1"/>
            <m:ctrlPr>
              <w:rPr>
                <w:rFonts w:ascii="Cambria Math" w:hAnsi="Cambria Math"/>
                <w:i/>
                <w:sz w:val="24"/>
                <w:szCs w:val="24"/>
              </w:rPr>
            </m:ctrlPr>
          </m:eqArrPr>
          <m:e>
            <m:sSub>
              <m:sSubPr>
                <m:ctrlPr>
                  <w:rPr>
                    <w:rFonts w:ascii="Cambria Math" w:hAnsi="Cambria Math"/>
                    <w:i/>
                    <w:sz w:val="24"/>
                    <w:szCs w:val="24"/>
                  </w:rPr>
                </m:ctrlPr>
              </m:sSubPr>
              <m:e>
                <m:bar>
                  <m:barPr>
                    <m:pos m:val="top"/>
                    <m:ctrlPr>
                      <w:rPr>
                        <w:rFonts w:ascii="Cambria Math" w:hAnsi="Cambria Math"/>
                        <w:i/>
                        <w:sz w:val="24"/>
                        <w:szCs w:val="24"/>
                      </w:rPr>
                    </m:ctrlPr>
                  </m:barPr>
                  <m:e>
                    <m:r>
                      <w:rPr>
                        <w:rFonts w:ascii="Cambria Math" w:hAnsi="Cambria Math"/>
                        <w:sz w:val="24"/>
                        <w:szCs w:val="24"/>
                      </w:rPr>
                      <m:t>P</m:t>
                    </m:r>
                  </m:e>
                </m:bar>
              </m:e>
              <m:sub>
                <m:r>
                  <w:rPr>
                    <w:rFonts w:ascii="Cambria Math" w:hAnsi="Cambria Math"/>
                    <w:sz w:val="24"/>
                    <w:szCs w:val="24"/>
                  </w:rPr>
                  <m:t>s.l</m:t>
                </m:r>
              </m:sub>
            </m:sSub>
            <m: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e</m:t>
                </m:r>
              </m:e>
              <m:sup>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t>
                </m:r>
                <m:nary>
                  <m:naryPr>
                    <m:chr m:val="∑"/>
                    <m:grow m:val="1"/>
                    <m:ctrlPr>
                      <w:rPr>
                        <w:rFonts w:ascii="Cambria Math" w:hAnsi="Cambria Math"/>
                        <w:sz w:val="24"/>
                        <w:szCs w:val="24"/>
                      </w:rPr>
                    </m:ctrlPr>
                  </m:naryPr>
                  <m:sub>
                    <m:r>
                      <w:rPr>
                        <w:rFonts w:ascii="Cambria Math" w:hAnsi="Cambria Math"/>
                        <w:sz w:val="24"/>
                        <w:szCs w:val="24"/>
                      </w:rPr>
                      <m:t>y=1</m:t>
                    </m:r>
                  </m:sub>
                  <m:sup>
                    <m:r>
                      <w:rPr>
                        <w:rFonts w:ascii="Cambria Math" w:hAnsi="Cambria Math"/>
                        <w:sz w:val="24"/>
                        <w:szCs w:val="24"/>
                      </w:rPr>
                      <m:t>2</m:t>
                    </m:r>
                  </m:sup>
                  <m:e>
                    <m:func>
                      <m:funcPr>
                        <m:ctrlPr>
                          <w:rPr>
                            <w:rFonts w:ascii="Cambria Math" w:hAnsi="Cambria Math"/>
                            <w:sz w:val="24"/>
                            <w:szCs w:val="24"/>
                          </w:rPr>
                        </m:ctrlPr>
                      </m:funcPr>
                      <m:fName>
                        <m:r>
                          <m:rPr>
                            <m:sty m:val="p"/>
                          </m:rPr>
                          <w:rPr>
                            <w:rFonts w:ascii="Cambria Math" w:hAnsi="Cambria Math"/>
                            <w:sz w:val="24"/>
                            <w:szCs w:val="24"/>
                          </w:rPr>
                          <m:t>log</m:t>
                        </m: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s,l,y</m:t>
                                </m:r>
                              </m:sub>
                            </m:sSub>
                          </m:e>
                        </m:d>
                      </m:e>
                    </m:func>
                  </m:e>
                </m:nary>
              </m:sup>
            </m:sSup>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4</m:t>
                </m:r>
              </m:e>
            </m:d>
          </m:e>
        </m:eqArr>
      </m:oMath>
      <w:r w:rsidR="000C0921" w:rsidRPr="005E3A67">
        <w:rPr>
          <w:sz w:val="24"/>
          <w:szCs w:val="24"/>
        </w:rPr>
        <w:t xml:space="preserve"> </w:t>
      </w:r>
    </w:p>
    <w:p w14:paraId="6F2C8925" w14:textId="14F26AF4" w:rsidR="000C0921" w:rsidRPr="005E3A67" w:rsidRDefault="000C0921" w:rsidP="0015429D">
      <w:pPr>
        <w:spacing w:after="100" w:afterAutospacing="1" w:line="360" w:lineRule="auto"/>
        <w:ind w:left="0" w:right="0" w:firstLine="0"/>
        <w:jc w:val="left"/>
        <w:rPr>
          <w:sz w:val="24"/>
          <w:szCs w:val="24"/>
        </w:rPr>
      </w:pPr>
      <w:r w:rsidRPr="005E3A67">
        <w:rPr>
          <w:sz w:val="24"/>
          <w:szCs w:val="24"/>
        </w:rPr>
        <w:t xml:space="preserve">where </w:t>
      </w:r>
      <m:oMath>
        <m:sSub>
          <m:sSubPr>
            <m:ctrlPr>
              <w:rPr>
                <w:rFonts w:ascii="Cambria Math" w:hAnsi="Cambria Math"/>
                <w:i/>
                <w:sz w:val="24"/>
                <w:szCs w:val="24"/>
              </w:rPr>
            </m:ctrlPr>
          </m:sSubPr>
          <m:e>
            <m:bar>
              <m:barPr>
                <m:pos m:val="top"/>
                <m:ctrlPr>
                  <w:rPr>
                    <w:rFonts w:ascii="Cambria Math" w:hAnsi="Cambria Math"/>
                    <w:i/>
                    <w:sz w:val="24"/>
                    <w:szCs w:val="24"/>
                  </w:rPr>
                </m:ctrlPr>
              </m:barPr>
              <m:e>
                <m:r>
                  <w:rPr>
                    <w:rFonts w:ascii="Cambria Math" w:hAnsi="Cambria Math"/>
                    <w:sz w:val="24"/>
                    <w:szCs w:val="24"/>
                  </w:rPr>
                  <m:t>P</m:t>
                </m:r>
              </m:e>
            </m:bar>
          </m:e>
          <m:sub>
            <m:r>
              <w:rPr>
                <w:rFonts w:ascii="Cambria Math" w:hAnsi="Cambria Math"/>
                <w:sz w:val="24"/>
                <w:szCs w:val="24"/>
              </w:rPr>
              <m:t>s.l</m:t>
            </m:r>
          </m:sub>
        </m:sSub>
      </m:oMath>
      <w:r w:rsidRPr="005E3A67">
        <w:rPr>
          <w:sz w:val="24"/>
          <w:szCs w:val="24"/>
        </w:rPr>
        <w:t xml:space="preserve"> is the average predatio</w:t>
      </w:r>
      <w:r w:rsidR="005E3A67">
        <w:rPr>
          <w:sz w:val="24"/>
          <w:szCs w:val="24"/>
        </w:rPr>
        <w:t>n proportion</w:t>
      </w:r>
      <w:r w:rsidR="0015429D">
        <w:rPr>
          <w:sz w:val="24"/>
          <w:szCs w:val="24"/>
        </w:rPr>
        <w:t xml:space="preserve"> for species, </w:t>
      </w:r>
      <w:r w:rsidR="0015429D" w:rsidRPr="0015429D">
        <w:rPr>
          <w:i/>
          <w:iCs/>
          <w:sz w:val="24"/>
          <w:szCs w:val="24"/>
        </w:rPr>
        <w:t>s</w:t>
      </w:r>
      <w:r w:rsidR="0015429D">
        <w:rPr>
          <w:sz w:val="24"/>
          <w:szCs w:val="24"/>
        </w:rPr>
        <w:t xml:space="preserve">, and length, </w:t>
      </w:r>
      <w:r w:rsidR="0015429D" w:rsidRPr="0015429D">
        <w:rPr>
          <w:i/>
          <w:iCs/>
          <w:sz w:val="24"/>
          <w:szCs w:val="24"/>
        </w:rPr>
        <w:t>l</w:t>
      </w:r>
      <w:r w:rsidRPr="005E3A67">
        <w:rPr>
          <w:sz w:val="24"/>
          <w:szCs w:val="24"/>
        </w:rPr>
        <w:t xml:space="preserve">, </w:t>
      </w:r>
      <w:r w:rsidR="0015429D">
        <w:rPr>
          <w:sz w:val="24"/>
          <w:szCs w:val="24"/>
        </w:rPr>
        <w:t xml:space="preserve">and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s,l,y</m:t>
            </m:r>
          </m:sub>
        </m:sSub>
      </m:oMath>
      <w:r w:rsidR="0015429D">
        <w:rPr>
          <w:sz w:val="24"/>
          <w:szCs w:val="24"/>
        </w:rPr>
        <w:t xml:space="preserve"> is the</w:t>
      </w:r>
      <w:r w:rsidR="00345654">
        <w:rPr>
          <w:sz w:val="24"/>
          <w:szCs w:val="24"/>
        </w:rPr>
        <w:t xml:space="preserve"> corresponding</w:t>
      </w:r>
      <w:r w:rsidR="0015429D">
        <w:rPr>
          <w:sz w:val="24"/>
          <w:szCs w:val="24"/>
        </w:rPr>
        <w:t xml:space="preserve"> predation proportion in year, </w:t>
      </w:r>
      <w:r w:rsidR="0015429D">
        <w:rPr>
          <w:i/>
          <w:iCs/>
          <w:sz w:val="24"/>
          <w:szCs w:val="24"/>
        </w:rPr>
        <w:t>y</w:t>
      </w:r>
      <w:r w:rsidRPr="005E3A67">
        <w:rPr>
          <w:sz w:val="24"/>
          <w:szCs w:val="24"/>
        </w:rPr>
        <w:t xml:space="preserve">. </w:t>
      </w:r>
      <w:bookmarkEnd w:id="0"/>
      <w:r w:rsidRPr="005E3A67">
        <w:rPr>
          <w:sz w:val="24"/>
          <w:szCs w:val="24"/>
        </w:rPr>
        <w:t xml:space="preserve">For interpretation of model parameters related to release </w:t>
      </w:r>
      <w:r w:rsidR="000004E0">
        <w:rPr>
          <w:sz w:val="24"/>
          <w:szCs w:val="24"/>
        </w:rPr>
        <w:t>year</w:t>
      </w:r>
      <w:r w:rsidRPr="005E3A67">
        <w:rPr>
          <w:sz w:val="24"/>
          <w:szCs w:val="24"/>
        </w:rPr>
        <w:t xml:space="preserve"> and tag size</w:t>
      </w:r>
      <w:r w:rsidR="00345654">
        <w:rPr>
          <w:sz w:val="24"/>
          <w:szCs w:val="24"/>
        </w:rPr>
        <w:t>,</w:t>
      </w:r>
      <w:r w:rsidR="00345654" w:rsidRPr="00345654">
        <w:rPr>
          <w:rFonts w:ascii="Cambria Math" w:hAnsi="Cambria Math"/>
          <w:i/>
          <w:sz w:val="24"/>
          <w:szCs w:val="24"/>
        </w:rPr>
        <w:t xml:space="preserve"> </w:t>
      </w: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y</m:t>
            </m:r>
          </m:sub>
        </m:sSub>
      </m:oMath>
      <w:r w:rsidR="00345654">
        <w:rPr>
          <w:rFonts w:ascii="Cambria Math" w:hAnsi="Cambria Math"/>
          <w:i/>
          <w:sz w:val="24"/>
          <w:szCs w:val="24"/>
        </w:rPr>
        <w:t xml:space="preserve"> </w:t>
      </w:r>
      <w:r w:rsidR="00345654">
        <w:rPr>
          <w:rFonts w:ascii="Cambria Math" w:hAnsi="Cambria Math"/>
          <w:iCs/>
          <w:sz w:val="24"/>
          <w:szCs w:val="24"/>
        </w:rPr>
        <w:t>and</w:t>
      </w:r>
      <w:r w:rsidR="0076200E">
        <w:rPr>
          <w:rFonts w:ascii="Cambria Math" w:hAnsi="Cambria Math"/>
          <w:iCs/>
          <w:sz w:val="24"/>
          <w:szCs w:val="24"/>
        </w:rPr>
        <w:t xml:space="preserve"> </w:t>
      </w:r>
      <m:oMath>
        <m:sSub>
          <m:sSubPr>
            <m:ctrlPr>
              <w:rPr>
                <w:rFonts w:ascii="Cambria Math" w:hAnsi="Cambria Math"/>
                <w:i/>
                <w:sz w:val="24"/>
                <w:szCs w:val="24"/>
              </w:rPr>
            </m:ctrlPr>
          </m:sSubPr>
          <m:e>
            <m:r>
              <w:rPr>
                <w:rFonts w:ascii="Cambria Math" w:hAnsi="Cambria Math"/>
                <w:sz w:val="24"/>
                <w:szCs w:val="24"/>
              </w:rPr>
              <m:t>γ</m:t>
            </m:r>
          </m:e>
          <m:sub>
            <m:r>
              <m:rPr>
                <m:sty m:val="p"/>
              </m:rPr>
              <w:rPr>
                <w:rFonts w:ascii="Cambria Math" w:hAnsi="Cambria Math"/>
                <w:sz w:val="24"/>
                <w:szCs w:val="24"/>
              </w:rPr>
              <m:t>T</m:t>
            </m:r>
          </m:sub>
        </m:sSub>
      </m:oMath>
      <w:r w:rsidRPr="005E3A67">
        <w:rPr>
          <w:sz w:val="24"/>
          <w:szCs w:val="24"/>
        </w:rPr>
        <w:t xml:space="preserve">, we will be referring to their effects on odds rather than probabilities, because the </w:t>
      </w:r>
      <w:r w:rsidR="009C4BC4">
        <w:rPr>
          <w:sz w:val="24"/>
          <w:szCs w:val="24"/>
        </w:rPr>
        <w:t>%</w:t>
      </w:r>
      <w:r w:rsidR="00345654">
        <w:rPr>
          <w:sz w:val="24"/>
          <w:szCs w:val="24"/>
        </w:rPr>
        <w:t xml:space="preserve">-wise </w:t>
      </w:r>
      <w:r w:rsidRPr="005E3A67">
        <w:rPr>
          <w:sz w:val="24"/>
          <w:szCs w:val="24"/>
        </w:rPr>
        <w:t xml:space="preserve">effect on odds is independent of odds-size, whereas the </w:t>
      </w:r>
      <w:r w:rsidR="009C4BC4">
        <w:rPr>
          <w:sz w:val="24"/>
          <w:szCs w:val="24"/>
        </w:rPr>
        <w:t>%-</w:t>
      </w:r>
      <w:r w:rsidR="00345654">
        <w:rPr>
          <w:sz w:val="24"/>
          <w:szCs w:val="24"/>
        </w:rPr>
        <w:t xml:space="preserve">wise </w:t>
      </w:r>
      <w:r w:rsidRPr="005E3A67">
        <w:rPr>
          <w:sz w:val="24"/>
          <w:szCs w:val="24"/>
        </w:rPr>
        <w:t>effect on probabilities depends on probability-size. The odds are defined as the ratio between “</w:t>
      </w:r>
      <w:proofErr w:type="gramStart"/>
      <w:r w:rsidRPr="005E3A67">
        <w:rPr>
          <w:sz w:val="24"/>
          <w:szCs w:val="24"/>
        </w:rPr>
        <w:t>success“ and</w:t>
      </w:r>
      <w:proofErr w:type="gramEnd"/>
      <w:r w:rsidRPr="005E3A67">
        <w:rPr>
          <w:sz w:val="24"/>
          <w:szCs w:val="24"/>
        </w:rPr>
        <w:t xml:space="preserve"> “failure”</w:t>
      </w:r>
      <w:r w:rsidR="009C4BC4">
        <w:rPr>
          <w:sz w:val="24"/>
          <w:szCs w:val="24"/>
        </w:rPr>
        <w:t xml:space="preserve"> outcomes</w:t>
      </w:r>
      <w:r w:rsidRPr="005E3A67">
        <w:rPr>
          <w:sz w:val="24"/>
          <w:szCs w:val="24"/>
        </w:rPr>
        <w:t>:</w:t>
      </w:r>
    </w:p>
    <w:p w14:paraId="1A964D93" w14:textId="77777777" w:rsidR="000C0921" w:rsidRPr="005E3A67" w:rsidRDefault="00000000" w:rsidP="000C0921">
      <w:pPr>
        <w:spacing w:after="100" w:afterAutospacing="1" w:line="360" w:lineRule="auto"/>
        <w:ind w:left="397" w:right="0" w:firstLine="0"/>
        <w:jc w:val="center"/>
        <w:rPr>
          <w:sz w:val="24"/>
          <w:szCs w:val="24"/>
        </w:rPr>
      </w:pPr>
      <m:oMath>
        <m:eqArr>
          <m:eqArrPr>
            <m:maxDist m:val="1"/>
            <m:ctrlPr>
              <w:rPr>
                <w:rFonts w:ascii="Cambria Math" w:hAnsi="Cambria Math"/>
                <w:i/>
                <w:sz w:val="24"/>
                <w:szCs w:val="24"/>
              </w:rPr>
            </m:ctrlPr>
          </m:eqArrPr>
          <m:e>
            <m:r>
              <m:rPr>
                <m:sty m:val="p"/>
              </m:rPr>
              <w:rPr>
                <w:rFonts w:ascii="Cambria Math" w:hAnsi="Cambria Math"/>
                <w:sz w:val="24"/>
                <w:szCs w:val="24"/>
              </w:rPr>
              <m:t>odds</m:t>
            </m:r>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f</m:t>
                    </m:r>
                  </m:sub>
                </m:sSub>
              </m:num>
              <m:den>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f</m:t>
                    </m:r>
                  </m:sub>
                </m:sSub>
              </m:den>
            </m:f>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5</m:t>
                </m:r>
              </m:e>
            </m:d>
          </m:e>
        </m:eqArr>
      </m:oMath>
      <w:r w:rsidR="000C0921" w:rsidRPr="005E3A67">
        <w:rPr>
          <w:sz w:val="24"/>
          <w:szCs w:val="24"/>
        </w:rPr>
        <w:t xml:space="preserve"> </w:t>
      </w:r>
    </w:p>
    <w:p w14:paraId="132AC112" w14:textId="0819CF04" w:rsidR="000C0921" w:rsidRPr="005E3A67" w:rsidRDefault="000C0921" w:rsidP="000C0921">
      <w:pPr>
        <w:spacing w:after="100" w:afterAutospacing="1" w:line="360" w:lineRule="auto"/>
        <w:ind w:left="0" w:right="0" w:firstLine="0"/>
        <w:rPr>
          <w:sz w:val="24"/>
          <w:szCs w:val="24"/>
        </w:rPr>
      </w:pPr>
      <w:r w:rsidRPr="005E3A67">
        <w:rPr>
          <w:sz w:val="24"/>
          <w:szCs w:val="24"/>
        </w:rPr>
        <w:t xml:space="preserve">where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f</m:t>
            </m:r>
          </m:sub>
        </m:sSub>
      </m:oMath>
      <w:r w:rsidRPr="005E3A67">
        <w:rPr>
          <w:sz w:val="24"/>
          <w:szCs w:val="24"/>
        </w:rPr>
        <w:t xml:space="preserve"> again is the probability of refinding a tag</w:t>
      </w:r>
      <w:r w:rsidR="00857D80">
        <w:rPr>
          <w:sz w:val="24"/>
          <w:szCs w:val="24"/>
        </w:rPr>
        <w:t xml:space="preserve"> from the tagging experiment</w:t>
      </w:r>
      <w:r w:rsidRPr="005E3A67">
        <w:rPr>
          <w:sz w:val="24"/>
          <w:szCs w:val="24"/>
        </w:rPr>
        <w:t xml:space="preserve">. </w:t>
      </w:r>
      <w:r w:rsidR="00485D22">
        <w:rPr>
          <w:sz w:val="24"/>
          <w:szCs w:val="24"/>
        </w:rPr>
        <w:t>I</w:t>
      </w:r>
      <w:r w:rsidRPr="005E3A67">
        <w:rPr>
          <w:sz w:val="24"/>
          <w:szCs w:val="24"/>
        </w:rPr>
        <w:t>nterpretation</w:t>
      </w:r>
      <w:r w:rsidR="00485D22">
        <w:rPr>
          <w:sz w:val="24"/>
          <w:szCs w:val="24"/>
        </w:rPr>
        <w:t>s</w:t>
      </w:r>
      <w:r w:rsidRPr="005E3A67">
        <w:rPr>
          <w:sz w:val="24"/>
          <w:szCs w:val="24"/>
        </w:rPr>
        <w:t xml:space="preserve"> of the </w:t>
      </w:r>
      <w:r w:rsidR="00345654">
        <w:rPr>
          <w:sz w:val="24"/>
          <w:szCs w:val="24"/>
        </w:rPr>
        <w:t>year- and tag-</w:t>
      </w:r>
      <w:r w:rsidRPr="005E3A67">
        <w:rPr>
          <w:sz w:val="24"/>
          <w:szCs w:val="24"/>
        </w:rPr>
        <w:t xml:space="preserve">parameters are made by exponentiating the difference between two states, </w:t>
      </w:r>
      <w:r w:rsidR="00EA7BA7" w:rsidRPr="005E3A67">
        <w:rPr>
          <w:sz w:val="24"/>
          <w:szCs w:val="24"/>
        </w:rPr>
        <w:t>e.g.,</w:t>
      </w:r>
      <w:r w:rsidR="00345654">
        <w:rPr>
          <w:sz w:val="24"/>
          <w:szCs w:val="24"/>
        </w:rPr>
        <w:t xml:space="preserve"> for the year effect</w:t>
      </w:r>
      <w:r w:rsidRPr="005E3A67">
        <w:rPr>
          <w:sz w:val="24"/>
          <w:szCs w:val="24"/>
        </w:rPr>
        <w:t>:</w:t>
      </w:r>
      <w:r w:rsidR="00345654">
        <w:rPr>
          <w:sz w:val="24"/>
          <w:szCs w:val="24"/>
        </w:rPr>
        <w:t xml:space="preserve"> </w:t>
      </w:r>
      <w:r w:rsidRPr="005E3A67">
        <w:rPr>
          <w:sz w:val="24"/>
          <w:szCs w:val="24"/>
        </w:rPr>
        <w:t xml:space="preserve">  </w:t>
      </w:r>
    </w:p>
    <w:p w14:paraId="6A3D79A6" w14:textId="0BF6DBF2" w:rsidR="000C0921" w:rsidRPr="005E3A67" w:rsidRDefault="00000000" w:rsidP="000C0921">
      <w:pPr>
        <w:spacing w:after="100" w:afterAutospacing="1" w:line="360" w:lineRule="auto"/>
        <w:ind w:left="397" w:right="0" w:firstLine="0"/>
        <w:jc w:val="center"/>
        <w:rPr>
          <w:sz w:val="24"/>
          <w:szCs w:val="24"/>
        </w:rPr>
      </w:pPr>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2022→2024</m:t>
                </m:r>
              </m:sub>
            </m:sSub>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e</m:t>
                </m:r>
              </m:e>
              <m:sup>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1</m:t>
                    </m:r>
                  </m:sub>
                </m:sSub>
              </m:sup>
            </m:sSup>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6</m:t>
                </m:r>
              </m:e>
            </m:d>
          </m:e>
        </m:eqArr>
      </m:oMath>
      <w:r w:rsidR="000C0921" w:rsidRPr="005E3A67">
        <w:rPr>
          <w:sz w:val="24"/>
          <w:szCs w:val="24"/>
        </w:rPr>
        <w:t xml:space="preserve"> </w:t>
      </w:r>
    </w:p>
    <w:p w14:paraId="5370B24A" w14:textId="6D774EBE" w:rsidR="000C0921" w:rsidRPr="005E3A67" w:rsidRDefault="000C0921" w:rsidP="000C0921">
      <w:pPr>
        <w:spacing w:after="100" w:afterAutospacing="1" w:line="360" w:lineRule="auto"/>
        <w:ind w:left="0" w:right="0" w:firstLine="0"/>
        <w:rPr>
          <w:sz w:val="24"/>
          <w:szCs w:val="24"/>
        </w:rPr>
      </w:pPr>
      <w:r w:rsidRPr="005E3A67">
        <w:rPr>
          <w:sz w:val="24"/>
          <w:szCs w:val="24"/>
        </w:rPr>
        <w:t xml:space="preserve">where the odds of </w:t>
      </w:r>
      <w:proofErr w:type="spellStart"/>
      <w:r w:rsidRPr="005E3A67">
        <w:rPr>
          <w:sz w:val="24"/>
          <w:szCs w:val="24"/>
        </w:rPr>
        <w:t>refinding</w:t>
      </w:r>
      <w:proofErr w:type="spellEnd"/>
      <w:r w:rsidRPr="005E3A67">
        <w:rPr>
          <w:sz w:val="24"/>
          <w:szCs w:val="24"/>
        </w:rPr>
        <w:t xml:space="preserve"> a tag from a</w:t>
      </w:r>
      <w:r w:rsidR="00485D22">
        <w:rPr>
          <w:sz w:val="24"/>
          <w:szCs w:val="24"/>
        </w:rPr>
        <w:t xml:space="preserve"> </w:t>
      </w:r>
      <w:r w:rsidRPr="005E3A67">
        <w:rPr>
          <w:sz w:val="24"/>
          <w:szCs w:val="24"/>
        </w:rPr>
        <w:t xml:space="preserve">fish released </w:t>
      </w:r>
      <w:r w:rsidR="00345654">
        <w:rPr>
          <w:sz w:val="24"/>
          <w:szCs w:val="24"/>
        </w:rPr>
        <w:t>in 2024</w:t>
      </w:r>
      <w:r w:rsidRPr="005E3A67">
        <w:rPr>
          <w:sz w:val="24"/>
          <w:szCs w:val="24"/>
        </w:rPr>
        <w:t xml:space="preserve"> </w:t>
      </w:r>
      <w:r w:rsidR="00485D22">
        <w:rPr>
          <w:sz w:val="24"/>
          <w:szCs w:val="24"/>
        </w:rPr>
        <w:t>are</w:t>
      </w:r>
      <w:r w:rsidRPr="005E3A67">
        <w:rPr>
          <w:sz w:val="24"/>
          <w:szCs w:val="24"/>
        </w:rPr>
        <w:t xml:space="preserve"> </w:t>
      </w: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2022→2024</m:t>
            </m:r>
          </m:sub>
        </m:sSub>
        <m:r>
          <w:rPr>
            <w:rFonts w:ascii="Cambria Math" w:hAnsi="Cambria Math"/>
            <w:sz w:val="24"/>
            <w:szCs w:val="24"/>
          </w:rPr>
          <m:t>⋅100%</m:t>
        </m:r>
      </m:oMath>
      <w:r w:rsidRPr="005E3A67">
        <w:rPr>
          <w:sz w:val="24"/>
          <w:szCs w:val="24"/>
        </w:rPr>
        <w:t xml:space="preserve"> of </w:t>
      </w:r>
      <w:r w:rsidR="00C0247E">
        <w:rPr>
          <w:sz w:val="24"/>
          <w:szCs w:val="24"/>
        </w:rPr>
        <w:t xml:space="preserve">a </w:t>
      </w:r>
      <w:r w:rsidRPr="005E3A67">
        <w:rPr>
          <w:sz w:val="24"/>
          <w:szCs w:val="24"/>
        </w:rPr>
        <w:t xml:space="preserve">fish released </w:t>
      </w:r>
      <w:r w:rsidR="00D34616">
        <w:rPr>
          <w:sz w:val="24"/>
          <w:szCs w:val="24"/>
        </w:rPr>
        <w:t>in 2022</w:t>
      </w:r>
      <w:r w:rsidRPr="005E3A67">
        <w:rPr>
          <w:sz w:val="24"/>
          <w:szCs w:val="24"/>
        </w:rPr>
        <w:t xml:space="preserve">. </w:t>
      </w:r>
    </w:p>
    <w:p w14:paraId="2574AAAF" w14:textId="77777777" w:rsidR="000C0921" w:rsidRDefault="000C0921" w:rsidP="000C0921">
      <w:pPr>
        <w:spacing w:after="100" w:afterAutospacing="1" w:line="360" w:lineRule="auto"/>
        <w:ind w:left="0" w:right="0" w:firstLine="0"/>
        <w:rPr>
          <w:sz w:val="24"/>
          <w:szCs w:val="24"/>
        </w:rPr>
      </w:pPr>
    </w:p>
    <w:p w14:paraId="7C835400" w14:textId="77777777" w:rsidR="00485D22" w:rsidRDefault="00485D22" w:rsidP="000C0921">
      <w:pPr>
        <w:spacing w:after="100" w:afterAutospacing="1" w:line="360" w:lineRule="auto"/>
        <w:ind w:left="0" w:right="0" w:firstLine="0"/>
        <w:rPr>
          <w:sz w:val="24"/>
          <w:szCs w:val="24"/>
        </w:rPr>
      </w:pPr>
    </w:p>
    <w:p w14:paraId="4297FD7F" w14:textId="77777777" w:rsidR="00485D22" w:rsidRDefault="00485D22" w:rsidP="000C0921">
      <w:pPr>
        <w:spacing w:after="100" w:afterAutospacing="1" w:line="360" w:lineRule="auto"/>
        <w:ind w:left="0" w:right="0" w:firstLine="0"/>
        <w:rPr>
          <w:sz w:val="24"/>
          <w:szCs w:val="24"/>
        </w:rPr>
      </w:pPr>
    </w:p>
    <w:p w14:paraId="3D40DACF" w14:textId="20B9B9A2" w:rsidR="00C0247E" w:rsidRDefault="00696AE8" w:rsidP="00C0247E">
      <w:pPr>
        <w:spacing w:after="100" w:afterAutospacing="1" w:line="360" w:lineRule="auto"/>
        <w:ind w:left="0" w:right="0" w:firstLine="0"/>
        <w:rPr>
          <w:b/>
          <w:bCs/>
          <w:sz w:val="24"/>
          <w:szCs w:val="24"/>
        </w:rPr>
      </w:pPr>
      <w:r>
        <w:rPr>
          <w:b/>
          <w:bCs/>
          <w:sz w:val="24"/>
          <w:szCs w:val="24"/>
        </w:rPr>
        <w:t>R</w:t>
      </w:r>
      <w:r w:rsidR="00C0247E" w:rsidRPr="009662EF">
        <w:rPr>
          <w:b/>
          <w:bCs/>
          <w:sz w:val="24"/>
          <w:szCs w:val="24"/>
        </w:rPr>
        <w:t>esults</w:t>
      </w:r>
    </w:p>
    <w:p w14:paraId="063932A7" w14:textId="77777777" w:rsidR="00AD7D39" w:rsidRDefault="00AD7D39" w:rsidP="00AD7D39">
      <w:pPr>
        <w:spacing w:after="100" w:afterAutospacing="1" w:line="360" w:lineRule="auto"/>
        <w:ind w:left="0" w:right="0" w:firstLine="0"/>
        <w:rPr>
          <w:sz w:val="24"/>
          <w:szCs w:val="24"/>
        </w:rPr>
      </w:pPr>
      <w:r>
        <w:rPr>
          <w:sz w:val="24"/>
          <w:szCs w:val="24"/>
        </w:rPr>
        <w:t>Tag recoveries</w:t>
      </w:r>
    </w:p>
    <w:p w14:paraId="5B58ED5C" w14:textId="492122A9" w:rsidR="00AD7D39" w:rsidRDefault="005B624E" w:rsidP="00AD7D39">
      <w:pPr>
        <w:spacing w:after="100" w:afterAutospacing="1" w:line="360" w:lineRule="auto"/>
        <w:ind w:left="0" w:right="0" w:firstLine="0"/>
        <w:rPr>
          <w:sz w:val="24"/>
          <w:szCs w:val="24"/>
        </w:rPr>
      </w:pPr>
      <w:r>
        <w:rPr>
          <w:sz w:val="24"/>
          <w:szCs w:val="24"/>
        </w:rPr>
        <w:t xml:space="preserve">Of the 5448 fish released in the tagging experiment, we found 1237 tags (22.7 %). We found </w:t>
      </w:r>
      <w:proofErr w:type="gramStart"/>
      <w:r>
        <w:rPr>
          <w:sz w:val="24"/>
          <w:szCs w:val="24"/>
        </w:rPr>
        <w:t>25.9 %</w:t>
      </w:r>
      <w:proofErr w:type="gramEnd"/>
      <w:r>
        <w:rPr>
          <w:sz w:val="24"/>
          <w:szCs w:val="24"/>
        </w:rPr>
        <w:t xml:space="preserve"> of all the tags from cod and </w:t>
      </w:r>
      <w:proofErr w:type="gramStart"/>
      <w:r>
        <w:rPr>
          <w:sz w:val="24"/>
          <w:szCs w:val="24"/>
        </w:rPr>
        <w:t>19.4 %</w:t>
      </w:r>
      <w:proofErr w:type="gramEnd"/>
      <w:r>
        <w:rPr>
          <w:sz w:val="24"/>
          <w:szCs w:val="24"/>
        </w:rPr>
        <w:t xml:space="preserve"> of all tags from flounder. From the feeding experiment, we found </w:t>
      </w:r>
      <w:r w:rsidR="00070A9B">
        <w:rPr>
          <w:sz w:val="24"/>
          <w:szCs w:val="24"/>
        </w:rPr>
        <w:t xml:space="preserve">30.9 % of the tags </w:t>
      </w:r>
      <w:r w:rsidR="00197F30">
        <w:rPr>
          <w:sz w:val="24"/>
          <w:szCs w:val="24"/>
        </w:rPr>
        <w:t>we know were eaten by cormorants</w:t>
      </w:r>
      <w:r w:rsidR="00070A9B">
        <w:rPr>
          <w:sz w:val="24"/>
          <w:szCs w:val="24"/>
        </w:rPr>
        <w:t>.</w:t>
      </w:r>
      <w:r w:rsidR="00FA220F">
        <w:rPr>
          <w:sz w:val="24"/>
          <w:szCs w:val="24"/>
        </w:rPr>
        <w:t xml:space="preserve"> </w:t>
      </w:r>
      <w:r w:rsidR="00AD7D39">
        <w:rPr>
          <w:sz w:val="24"/>
          <w:szCs w:val="24"/>
        </w:rPr>
        <w:t>Table XX</w:t>
      </w:r>
      <w:r w:rsidR="006A1CF7">
        <w:rPr>
          <w:sz w:val="24"/>
          <w:szCs w:val="24"/>
        </w:rPr>
        <w:t>1</w:t>
      </w:r>
      <w:r w:rsidR="00AD7D39">
        <w:rPr>
          <w:sz w:val="24"/>
          <w:szCs w:val="24"/>
        </w:rPr>
        <w:t xml:space="preserve"> contains the number of deployed and recovered tags from the tagging- and feeding experiments. The table is set up to illustrate the data going into our statistical model, where we disentangle and quantify the effects of factors that influence predation estimates. Based on table XX</w:t>
      </w:r>
      <w:r w:rsidR="006A1CF7">
        <w:rPr>
          <w:sz w:val="24"/>
          <w:szCs w:val="24"/>
        </w:rPr>
        <w:t>1</w:t>
      </w:r>
      <w:r w:rsidR="00AD7D39">
        <w:rPr>
          <w:sz w:val="24"/>
          <w:szCs w:val="24"/>
        </w:rPr>
        <w:t xml:space="preserve">, one might misinterpret certain parameters, because there are correlations in our experimental setup, e.g. more cod than flounder </w:t>
      </w:r>
      <w:r w:rsidR="00070A9B">
        <w:rPr>
          <w:sz w:val="24"/>
          <w:szCs w:val="24"/>
        </w:rPr>
        <w:t xml:space="preserve">tagged </w:t>
      </w:r>
      <w:r w:rsidR="00AD7D39">
        <w:rPr>
          <w:sz w:val="24"/>
          <w:szCs w:val="24"/>
        </w:rPr>
        <w:t xml:space="preserve">in 2022 and vice versa in 2024, and that larger fish are generally tagged with 23 mm tags and smaller fish with 14 mm tags. The latter could lead to an underestimation of the effect of </w:t>
      </w:r>
      <w:r w:rsidR="00792E64">
        <w:rPr>
          <w:sz w:val="24"/>
          <w:szCs w:val="24"/>
        </w:rPr>
        <w:t>PIT-</w:t>
      </w:r>
      <w:r w:rsidR="00AD7D39">
        <w:rPr>
          <w:sz w:val="24"/>
          <w:szCs w:val="24"/>
        </w:rPr>
        <w:t>tag</w:t>
      </w:r>
      <w:r w:rsidR="00792E64">
        <w:rPr>
          <w:sz w:val="24"/>
          <w:szCs w:val="24"/>
        </w:rPr>
        <w:t xml:space="preserve"> </w:t>
      </w:r>
      <w:r w:rsidR="00AD7D39">
        <w:rPr>
          <w:sz w:val="24"/>
          <w:szCs w:val="24"/>
        </w:rPr>
        <w:t>size where 21.9 % and 24.4 % tag recoveries for 14 mm tags and 23 mm tags, respectively (table XX</w:t>
      </w:r>
      <w:r w:rsidR="006A1CF7">
        <w:rPr>
          <w:sz w:val="24"/>
          <w:szCs w:val="24"/>
        </w:rPr>
        <w:t>1</w:t>
      </w:r>
      <w:r w:rsidR="00AD7D39">
        <w:rPr>
          <w:sz w:val="24"/>
          <w:szCs w:val="24"/>
        </w:rPr>
        <w:t xml:space="preserve">), seems </w:t>
      </w:r>
      <w:r w:rsidR="00857D80">
        <w:rPr>
          <w:sz w:val="24"/>
          <w:szCs w:val="24"/>
        </w:rPr>
        <w:t>not a big difference</w:t>
      </w:r>
      <w:r w:rsidR="00A4311B">
        <w:rPr>
          <w:sz w:val="24"/>
          <w:szCs w:val="24"/>
        </w:rPr>
        <w:t>,</w:t>
      </w:r>
      <w:r w:rsidR="00AD7D39">
        <w:rPr>
          <w:sz w:val="24"/>
          <w:szCs w:val="24"/>
        </w:rPr>
        <w:t xml:space="preserve"> </w:t>
      </w:r>
      <w:r w:rsidR="00792E64">
        <w:rPr>
          <w:sz w:val="24"/>
          <w:szCs w:val="24"/>
        </w:rPr>
        <w:t xml:space="preserve">but </w:t>
      </w:r>
      <w:r w:rsidR="00197F30">
        <w:rPr>
          <w:sz w:val="24"/>
          <w:szCs w:val="24"/>
        </w:rPr>
        <w:t>the real effect is hidden behind the effects of fish species and size</w:t>
      </w:r>
      <w:r w:rsidR="00FA220F">
        <w:rPr>
          <w:sz w:val="24"/>
          <w:szCs w:val="24"/>
        </w:rPr>
        <w:t>.</w:t>
      </w:r>
      <w:r w:rsidR="00197F30">
        <w:rPr>
          <w:sz w:val="24"/>
          <w:szCs w:val="24"/>
        </w:rPr>
        <w:t xml:space="preserve"> </w:t>
      </w:r>
    </w:p>
    <w:p w14:paraId="2BE7DD26" w14:textId="77777777" w:rsidR="00197F30" w:rsidRDefault="00197F30" w:rsidP="00AD7D39">
      <w:pPr>
        <w:spacing w:after="100" w:afterAutospacing="1" w:line="360" w:lineRule="auto"/>
        <w:ind w:left="0" w:right="0" w:firstLine="0"/>
        <w:rPr>
          <w:sz w:val="24"/>
          <w:szCs w:val="24"/>
        </w:rPr>
      </w:pPr>
    </w:p>
    <w:p w14:paraId="3AC53A9B" w14:textId="77777777" w:rsidR="00197F30" w:rsidRDefault="00197F30" w:rsidP="00AD7D39">
      <w:pPr>
        <w:spacing w:after="100" w:afterAutospacing="1" w:line="360" w:lineRule="auto"/>
        <w:ind w:left="0" w:right="0" w:firstLine="0"/>
        <w:rPr>
          <w:sz w:val="24"/>
          <w:szCs w:val="24"/>
        </w:rPr>
      </w:pPr>
    </w:p>
    <w:p w14:paraId="59848975" w14:textId="77777777" w:rsidR="00197F30" w:rsidRDefault="00197F30" w:rsidP="00AD7D39">
      <w:pPr>
        <w:spacing w:after="100" w:afterAutospacing="1" w:line="360" w:lineRule="auto"/>
        <w:ind w:left="0" w:right="0" w:firstLine="0"/>
        <w:rPr>
          <w:sz w:val="24"/>
          <w:szCs w:val="24"/>
        </w:rPr>
      </w:pPr>
    </w:p>
    <w:p w14:paraId="52C716EA" w14:textId="77777777" w:rsidR="00197F30" w:rsidRDefault="00197F30" w:rsidP="00AD7D39">
      <w:pPr>
        <w:spacing w:after="100" w:afterAutospacing="1" w:line="360" w:lineRule="auto"/>
        <w:ind w:left="0" w:right="0" w:firstLine="0"/>
        <w:rPr>
          <w:sz w:val="24"/>
          <w:szCs w:val="24"/>
        </w:rPr>
      </w:pPr>
    </w:p>
    <w:p w14:paraId="7B896261" w14:textId="77777777" w:rsidR="00197F30" w:rsidRDefault="00197F30" w:rsidP="00AD7D39">
      <w:pPr>
        <w:spacing w:after="100" w:afterAutospacing="1" w:line="360" w:lineRule="auto"/>
        <w:ind w:left="0" w:right="0" w:firstLine="0"/>
        <w:rPr>
          <w:sz w:val="24"/>
          <w:szCs w:val="24"/>
        </w:rPr>
      </w:pPr>
    </w:p>
    <w:p w14:paraId="15E2E9D5" w14:textId="77777777" w:rsidR="00197F30" w:rsidRDefault="00197F30" w:rsidP="00AD7D39">
      <w:pPr>
        <w:spacing w:after="100" w:afterAutospacing="1" w:line="360" w:lineRule="auto"/>
        <w:ind w:left="0" w:right="0" w:firstLine="0"/>
        <w:rPr>
          <w:sz w:val="24"/>
          <w:szCs w:val="24"/>
        </w:rPr>
      </w:pPr>
    </w:p>
    <w:p w14:paraId="29497499" w14:textId="77777777" w:rsidR="00197F30" w:rsidRDefault="00197F30" w:rsidP="00AD7D39">
      <w:pPr>
        <w:spacing w:after="100" w:afterAutospacing="1" w:line="360" w:lineRule="auto"/>
        <w:ind w:left="0" w:right="0" w:firstLine="0"/>
        <w:rPr>
          <w:sz w:val="24"/>
          <w:szCs w:val="24"/>
        </w:rPr>
      </w:pPr>
    </w:p>
    <w:p w14:paraId="7666D1E1" w14:textId="77777777" w:rsidR="00197F30" w:rsidRDefault="00197F30" w:rsidP="00AD7D39">
      <w:pPr>
        <w:spacing w:after="100" w:afterAutospacing="1" w:line="360" w:lineRule="auto"/>
        <w:ind w:left="0" w:right="0" w:firstLine="0"/>
        <w:rPr>
          <w:sz w:val="24"/>
          <w:szCs w:val="24"/>
        </w:rPr>
      </w:pPr>
    </w:p>
    <w:p w14:paraId="37E4BF9B" w14:textId="77777777" w:rsidR="00197F30" w:rsidRDefault="00197F30" w:rsidP="00AD7D39">
      <w:pPr>
        <w:spacing w:after="100" w:afterAutospacing="1" w:line="360" w:lineRule="auto"/>
        <w:ind w:left="0" w:right="0" w:firstLine="0"/>
        <w:rPr>
          <w:sz w:val="24"/>
          <w:szCs w:val="24"/>
        </w:rPr>
      </w:pPr>
    </w:p>
    <w:p w14:paraId="12F44A52" w14:textId="77777777" w:rsidR="00197F30" w:rsidRDefault="00197F30" w:rsidP="00AD7D39">
      <w:pPr>
        <w:spacing w:after="100" w:afterAutospacing="1" w:line="360" w:lineRule="auto"/>
        <w:ind w:left="0" w:right="0" w:firstLine="0"/>
        <w:rPr>
          <w:sz w:val="24"/>
          <w:szCs w:val="24"/>
        </w:rPr>
      </w:pPr>
    </w:p>
    <w:p w14:paraId="1F013E60" w14:textId="1A7F22DB" w:rsidR="00032D15" w:rsidRDefault="00032D15" w:rsidP="00032D15">
      <w:pPr>
        <w:pStyle w:val="Caption"/>
        <w:keepNext/>
      </w:pPr>
      <w:r>
        <w:lastRenderedPageBreak/>
        <w:t>Table XX1. Number of fish tagged and found shown for each of the parameters that influence tag recovery. Dashed lines separate parameters, i.e., contain all tagged fish (n = 5448), except the last section, which is the feeding experiment.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54"/>
        <w:gridCol w:w="2254"/>
        <w:gridCol w:w="2254"/>
      </w:tblGrid>
      <w:tr w:rsidR="00197F30" w14:paraId="49F1BF47" w14:textId="77777777" w:rsidTr="00D63765">
        <w:tc>
          <w:tcPr>
            <w:tcW w:w="2254" w:type="dxa"/>
            <w:tcBorders>
              <w:top w:val="single" w:sz="4" w:space="0" w:color="auto"/>
              <w:left w:val="single" w:sz="4" w:space="0" w:color="auto"/>
            </w:tcBorders>
          </w:tcPr>
          <w:p w14:paraId="16CF106D" w14:textId="77777777" w:rsidR="00197F30" w:rsidRDefault="00197F30" w:rsidP="00D63765">
            <w:pPr>
              <w:spacing w:after="100" w:afterAutospacing="1" w:line="360" w:lineRule="auto"/>
              <w:ind w:left="0" w:right="0" w:firstLine="0"/>
              <w:jc w:val="center"/>
              <w:rPr>
                <w:sz w:val="24"/>
                <w:szCs w:val="24"/>
              </w:rPr>
            </w:pPr>
          </w:p>
        </w:tc>
        <w:tc>
          <w:tcPr>
            <w:tcW w:w="2254" w:type="dxa"/>
            <w:tcBorders>
              <w:top w:val="single" w:sz="4" w:space="0" w:color="auto"/>
            </w:tcBorders>
          </w:tcPr>
          <w:p w14:paraId="20B5EA29" w14:textId="77777777" w:rsidR="00197F30" w:rsidRDefault="00197F30" w:rsidP="00D63765">
            <w:pPr>
              <w:spacing w:after="100" w:afterAutospacing="1" w:line="360" w:lineRule="auto"/>
              <w:ind w:left="0" w:right="0" w:firstLine="0"/>
              <w:jc w:val="center"/>
              <w:rPr>
                <w:sz w:val="24"/>
                <w:szCs w:val="24"/>
              </w:rPr>
            </w:pPr>
            <w:r>
              <w:rPr>
                <w:sz w:val="24"/>
                <w:szCs w:val="24"/>
              </w:rPr>
              <w:t>Tagged</w:t>
            </w:r>
          </w:p>
        </w:tc>
        <w:tc>
          <w:tcPr>
            <w:tcW w:w="2254" w:type="dxa"/>
            <w:tcBorders>
              <w:top w:val="single" w:sz="4" w:space="0" w:color="auto"/>
            </w:tcBorders>
          </w:tcPr>
          <w:p w14:paraId="7DE4E216" w14:textId="77777777" w:rsidR="00197F30" w:rsidRDefault="00197F30" w:rsidP="00D63765">
            <w:pPr>
              <w:spacing w:after="100" w:afterAutospacing="1" w:line="360" w:lineRule="auto"/>
              <w:ind w:left="0" w:right="0" w:firstLine="0"/>
              <w:jc w:val="center"/>
              <w:rPr>
                <w:sz w:val="24"/>
                <w:szCs w:val="24"/>
              </w:rPr>
            </w:pPr>
            <w:r>
              <w:rPr>
                <w:sz w:val="24"/>
                <w:szCs w:val="24"/>
              </w:rPr>
              <w:t>Found</w:t>
            </w:r>
          </w:p>
        </w:tc>
        <w:tc>
          <w:tcPr>
            <w:tcW w:w="2254" w:type="dxa"/>
            <w:tcBorders>
              <w:top w:val="single" w:sz="4" w:space="0" w:color="auto"/>
              <w:right w:val="single" w:sz="4" w:space="0" w:color="auto"/>
            </w:tcBorders>
          </w:tcPr>
          <w:p w14:paraId="50C252DD" w14:textId="77777777" w:rsidR="00197F30" w:rsidRDefault="00197F30" w:rsidP="00D63765">
            <w:pPr>
              <w:spacing w:after="100" w:afterAutospacing="1" w:line="360" w:lineRule="auto"/>
              <w:ind w:left="0" w:right="0" w:firstLine="0"/>
              <w:jc w:val="center"/>
              <w:rPr>
                <w:sz w:val="24"/>
                <w:szCs w:val="24"/>
              </w:rPr>
            </w:pPr>
            <w:r>
              <w:rPr>
                <w:sz w:val="24"/>
                <w:szCs w:val="24"/>
              </w:rPr>
              <w:t>Recovery</w:t>
            </w:r>
          </w:p>
        </w:tc>
      </w:tr>
      <w:tr w:rsidR="00197F30" w14:paraId="2F53FDED" w14:textId="77777777" w:rsidTr="00D63765">
        <w:tc>
          <w:tcPr>
            <w:tcW w:w="2254" w:type="dxa"/>
            <w:tcBorders>
              <w:left w:val="single" w:sz="4" w:space="0" w:color="auto"/>
            </w:tcBorders>
          </w:tcPr>
          <w:p w14:paraId="5A43DC36" w14:textId="77777777" w:rsidR="00197F30" w:rsidRPr="006A0DD4" w:rsidRDefault="00197F30" w:rsidP="00D63765">
            <w:pPr>
              <w:spacing w:after="100" w:afterAutospacing="1" w:line="360" w:lineRule="auto"/>
              <w:ind w:left="0" w:right="0" w:firstLine="0"/>
              <w:jc w:val="center"/>
              <w:rPr>
                <w:b/>
                <w:bCs/>
                <w:sz w:val="24"/>
                <w:szCs w:val="24"/>
              </w:rPr>
            </w:pPr>
            <w:r w:rsidRPr="006A0DD4">
              <w:rPr>
                <w:b/>
                <w:bCs/>
                <w:sz w:val="24"/>
                <w:szCs w:val="24"/>
              </w:rPr>
              <w:t>Cod</w:t>
            </w:r>
          </w:p>
        </w:tc>
        <w:tc>
          <w:tcPr>
            <w:tcW w:w="2254" w:type="dxa"/>
          </w:tcPr>
          <w:p w14:paraId="7863E027" w14:textId="77777777" w:rsidR="00197F30" w:rsidRDefault="00197F30" w:rsidP="00D63765">
            <w:pPr>
              <w:spacing w:after="100" w:afterAutospacing="1" w:line="360" w:lineRule="auto"/>
              <w:ind w:left="0" w:right="0" w:firstLine="0"/>
              <w:jc w:val="center"/>
              <w:rPr>
                <w:sz w:val="24"/>
                <w:szCs w:val="24"/>
              </w:rPr>
            </w:pPr>
          </w:p>
        </w:tc>
        <w:tc>
          <w:tcPr>
            <w:tcW w:w="2254" w:type="dxa"/>
          </w:tcPr>
          <w:p w14:paraId="2A9B1E86" w14:textId="77777777" w:rsidR="00197F30" w:rsidRDefault="00197F30" w:rsidP="00D63765">
            <w:pPr>
              <w:spacing w:after="100" w:afterAutospacing="1" w:line="360" w:lineRule="auto"/>
              <w:ind w:left="0" w:right="0" w:firstLine="0"/>
              <w:jc w:val="center"/>
              <w:rPr>
                <w:sz w:val="24"/>
                <w:szCs w:val="24"/>
              </w:rPr>
            </w:pPr>
          </w:p>
        </w:tc>
        <w:tc>
          <w:tcPr>
            <w:tcW w:w="2254" w:type="dxa"/>
            <w:tcBorders>
              <w:right w:val="single" w:sz="4" w:space="0" w:color="auto"/>
            </w:tcBorders>
          </w:tcPr>
          <w:p w14:paraId="1BEEB2F4" w14:textId="77777777" w:rsidR="00197F30" w:rsidRDefault="00197F30" w:rsidP="00D63765">
            <w:pPr>
              <w:spacing w:after="100" w:afterAutospacing="1" w:line="360" w:lineRule="auto"/>
              <w:ind w:left="0" w:right="0" w:firstLine="0"/>
              <w:jc w:val="center"/>
              <w:rPr>
                <w:sz w:val="24"/>
                <w:szCs w:val="24"/>
              </w:rPr>
            </w:pPr>
          </w:p>
        </w:tc>
      </w:tr>
      <w:tr w:rsidR="00197F30" w14:paraId="739A9409" w14:textId="77777777" w:rsidTr="00D63765">
        <w:tc>
          <w:tcPr>
            <w:tcW w:w="2254" w:type="dxa"/>
            <w:tcBorders>
              <w:left w:val="single" w:sz="4" w:space="0" w:color="auto"/>
            </w:tcBorders>
          </w:tcPr>
          <w:p w14:paraId="44414B48" w14:textId="663F2A49" w:rsidR="00197F30" w:rsidRDefault="00197F30" w:rsidP="00D63765">
            <w:pPr>
              <w:spacing w:after="100" w:afterAutospacing="1" w:line="360" w:lineRule="auto"/>
              <w:ind w:left="0" w:right="0" w:firstLine="0"/>
              <w:jc w:val="center"/>
              <w:rPr>
                <w:sz w:val="24"/>
                <w:szCs w:val="24"/>
              </w:rPr>
            </w:pPr>
            <w:r>
              <w:rPr>
                <w:sz w:val="24"/>
                <w:szCs w:val="24"/>
              </w:rPr>
              <w:t>1</w:t>
            </w:r>
            <w:ins w:id="9" w:author="Markus Varlund Strange" w:date="2025-10-24T15:11:00Z" w16du:dateUtc="2025-10-24T13:11:00Z">
              <w:r w:rsidR="00CC1D52">
                <w:rPr>
                  <w:sz w:val="24"/>
                  <w:szCs w:val="24"/>
                </w:rPr>
                <w:t>1</w:t>
              </w:r>
            </w:ins>
            <w:del w:id="10" w:author="Markus Varlund Strange" w:date="2025-10-24T15:11:00Z" w16du:dateUtc="2025-10-24T13:11:00Z">
              <w:r w:rsidR="007D5706" w:rsidDel="00CC1D52">
                <w:rPr>
                  <w:sz w:val="24"/>
                  <w:szCs w:val="24"/>
                </w:rPr>
                <w:delText>0</w:delText>
              </w:r>
            </w:del>
            <w:r>
              <w:rPr>
                <w:sz w:val="24"/>
                <w:szCs w:val="24"/>
              </w:rPr>
              <w:t>-1</w:t>
            </w:r>
            <w:ins w:id="11" w:author="Markus Varlund Strange" w:date="2025-10-24T15:11:00Z" w16du:dateUtc="2025-10-24T13:11:00Z">
              <w:r w:rsidR="00CC1D52">
                <w:rPr>
                  <w:sz w:val="24"/>
                  <w:szCs w:val="24"/>
                </w:rPr>
                <w:t>4</w:t>
              </w:r>
            </w:ins>
            <w:del w:id="12" w:author="Markus Varlund Strange" w:date="2025-10-24T15:11:00Z" w16du:dateUtc="2025-10-24T13:11:00Z">
              <w:r w:rsidDel="00CC1D52">
                <w:rPr>
                  <w:sz w:val="24"/>
                  <w:szCs w:val="24"/>
                </w:rPr>
                <w:delText>5</w:delText>
              </w:r>
            </w:del>
            <w:r>
              <w:rPr>
                <w:sz w:val="24"/>
                <w:szCs w:val="24"/>
              </w:rPr>
              <w:t xml:space="preserve"> cm</w:t>
            </w:r>
          </w:p>
        </w:tc>
        <w:tc>
          <w:tcPr>
            <w:tcW w:w="2254" w:type="dxa"/>
          </w:tcPr>
          <w:p w14:paraId="17F1EF5C" w14:textId="729A4B42" w:rsidR="00197F30" w:rsidRDefault="00197F30" w:rsidP="00D63765">
            <w:pPr>
              <w:spacing w:after="100" w:afterAutospacing="1" w:line="360" w:lineRule="auto"/>
              <w:ind w:left="0" w:right="0" w:firstLine="0"/>
              <w:jc w:val="center"/>
              <w:rPr>
                <w:sz w:val="24"/>
                <w:szCs w:val="24"/>
              </w:rPr>
            </w:pPr>
            <w:del w:id="13" w:author="Markus Varlund Strange" w:date="2025-10-24T15:12:00Z" w16du:dateUtc="2025-10-24T13:12:00Z">
              <w:r w:rsidDel="00CC1D52">
                <w:rPr>
                  <w:sz w:val="24"/>
                  <w:szCs w:val="24"/>
                </w:rPr>
                <w:delText>280</w:delText>
              </w:r>
            </w:del>
            <w:ins w:id="14" w:author="Markus Varlund Strange" w:date="2025-10-24T15:12:00Z" w16du:dateUtc="2025-10-24T13:12:00Z">
              <w:r w:rsidR="00CC1D52">
                <w:rPr>
                  <w:sz w:val="24"/>
                  <w:szCs w:val="24"/>
                </w:rPr>
                <w:t>201</w:t>
              </w:r>
            </w:ins>
          </w:p>
        </w:tc>
        <w:tc>
          <w:tcPr>
            <w:tcW w:w="2254" w:type="dxa"/>
          </w:tcPr>
          <w:p w14:paraId="37786CF8" w14:textId="440EFE6C" w:rsidR="00197F30" w:rsidRDefault="00197F30" w:rsidP="00D63765">
            <w:pPr>
              <w:spacing w:after="100" w:afterAutospacing="1" w:line="360" w:lineRule="auto"/>
              <w:ind w:left="0" w:right="0" w:firstLine="0"/>
              <w:jc w:val="center"/>
              <w:rPr>
                <w:sz w:val="24"/>
                <w:szCs w:val="24"/>
              </w:rPr>
            </w:pPr>
            <w:del w:id="15" w:author="Markus Varlund Strange" w:date="2025-10-24T15:12:00Z" w16du:dateUtc="2025-10-24T13:12:00Z">
              <w:r w:rsidDel="00CC1D52">
                <w:rPr>
                  <w:sz w:val="24"/>
                  <w:szCs w:val="24"/>
                </w:rPr>
                <w:delText>52</w:delText>
              </w:r>
            </w:del>
            <w:ins w:id="16" w:author="Markus Varlund Strange" w:date="2025-10-24T15:12:00Z" w16du:dateUtc="2025-10-24T13:12:00Z">
              <w:r w:rsidR="00CC1D52">
                <w:rPr>
                  <w:sz w:val="24"/>
                  <w:szCs w:val="24"/>
                </w:rPr>
                <w:t>34</w:t>
              </w:r>
            </w:ins>
          </w:p>
        </w:tc>
        <w:tc>
          <w:tcPr>
            <w:tcW w:w="2254" w:type="dxa"/>
            <w:tcBorders>
              <w:right w:val="single" w:sz="4" w:space="0" w:color="auto"/>
            </w:tcBorders>
          </w:tcPr>
          <w:p w14:paraId="21F94A0D" w14:textId="5753C69A" w:rsidR="00197F30" w:rsidRDefault="00CC1D52" w:rsidP="00D63765">
            <w:pPr>
              <w:spacing w:after="100" w:afterAutospacing="1" w:line="360" w:lineRule="auto"/>
              <w:ind w:left="0" w:right="0" w:firstLine="0"/>
              <w:jc w:val="center"/>
              <w:rPr>
                <w:sz w:val="24"/>
                <w:szCs w:val="24"/>
              </w:rPr>
            </w:pPr>
            <w:ins w:id="17" w:author="Markus Varlund Strange" w:date="2025-10-24T15:13:00Z" w16du:dateUtc="2025-10-24T13:13:00Z">
              <w:r>
                <w:rPr>
                  <w:sz w:val="24"/>
                  <w:szCs w:val="24"/>
                </w:rPr>
                <w:t>16.9</w:t>
              </w:r>
            </w:ins>
            <w:del w:id="18" w:author="Markus Varlund Strange" w:date="2025-10-24T15:13:00Z" w16du:dateUtc="2025-10-24T13:13:00Z">
              <w:r w:rsidR="00197F30" w:rsidDel="00CC1D52">
                <w:rPr>
                  <w:sz w:val="24"/>
                  <w:szCs w:val="24"/>
                </w:rPr>
                <w:delText>18.6</w:delText>
              </w:r>
            </w:del>
            <w:r w:rsidR="00197F30">
              <w:rPr>
                <w:sz w:val="24"/>
                <w:szCs w:val="24"/>
              </w:rPr>
              <w:t xml:space="preserve"> %</w:t>
            </w:r>
          </w:p>
        </w:tc>
      </w:tr>
      <w:tr w:rsidR="00197F30" w14:paraId="1438CB71" w14:textId="77777777" w:rsidTr="00D63765">
        <w:tc>
          <w:tcPr>
            <w:tcW w:w="2254" w:type="dxa"/>
            <w:tcBorders>
              <w:left w:val="single" w:sz="4" w:space="0" w:color="auto"/>
            </w:tcBorders>
          </w:tcPr>
          <w:p w14:paraId="0C2E09C5" w14:textId="2B952642" w:rsidR="00197F30" w:rsidRDefault="00197F30" w:rsidP="00D63765">
            <w:pPr>
              <w:spacing w:after="100" w:afterAutospacing="1" w:line="360" w:lineRule="auto"/>
              <w:ind w:left="0" w:right="0" w:firstLine="0"/>
              <w:jc w:val="center"/>
              <w:rPr>
                <w:sz w:val="24"/>
                <w:szCs w:val="24"/>
              </w:rPr>
            </w:pPr>
            <w:r>
              <w:rPr>
                <w:sz w:val="24"/>
                <w:szCs w:val="24"/>
              </w:rPr>
              <w:t>1</w:t>
            </w:r>
            <w:r w:rsidR="007D5706">
              <w:rPr>
                <w:sz w:val="24"/>
                <w:szCs w:val="24"/>
              </w:rPr>
              <w:t>5</w:t>
            </w:r>
            <w:r>
              <w:rPr>
                <w:sz w:val="24"/>
                <w:szCs w:val="24"/>
              </w:rPr>
              <w:t>-</w:t>
            </w:r>
            <w:ins w:id="19" w:author="Markus Varlund Strange" w:date="2025-10-24T15:11:00Z" w16du:dateUtc="2025-10-24T13:11:00Z">
              <w:r w:rsidR="00CC1D52">
                <w:rPr>
                  <w:sz w:val="24"/>
                  <w:szCs w:val="24"/>
                </w:rPr>
                <w:t>18</w:t>
              </w:r>
            </w:ins>
            <w:del w:id="20" w:author="Markus Varlund Strange" w:date="2025-10-24T15:11:00Z" w16du:dateUtc="2025-10-24T13:11:00Z">
              <w:r w:rsidDel="00CC1D52">
                <w:rPr>
                  <w:sz w:val="24"/>
                  <w:szCs w:val="24"/>
                </w:rPr>
                <w:delText>20</w:delText>
              </w:r>
            </w:del>
            <w:r>
              <w:rPr>
                <w:sz w:val="24"/>
                <w:szCs w:val="24"/>
              </w:rPr>
              <w:t xml:space="preserve"> cm</w:t>
            </w:r>
          </w:p>
        </w:tc>
        <w:tc>
          <w:tcPr>
            <w:tcW w:w="2254" w:type="dxa"/>
          </w:tcPr>
          <w:p w14:paraId="5D397EA4" w14:textId="040EE439" w:rsidR="00197F30" w:rsidRDefault="00197F30" w:rsidP="00D63765">
            <w:pPr>
              <w:spacing w:after="100" w:afterAutospacing="1" w:line="360" w:lineRule="auto"/>
              <w:ind w:left="0" w:right="0" w:firstLine="0"/>
              <w:jc w:val="center"/>
              <w:rPr>
                <w:sz w:val="24"/>
                <w:szCs w:val="24"/>
              </w:rPr>
            </w:pPr>
            <w:del w:id="21" w:author="Markus Varlund Strange" w:date="2025-10-24T15:12:00Z" w16du:dateUtc="2025-10-24T13:12:00Z">
              <w:r w:rsidDel="00CC1D52">
                <w:rPr>
                  <w:sz w:val="24"/>
                  <w:szCs w:val="24"/>
                </w:rPr>
                <w:delText>1576</w:delText>
              </w:r>
            </w:del>
            <w:ins w:id="22" w:author="Markus Varlund Strange" w:date="2025-10-24T15:12:00Z" w16du:dateUtc="2025-10-24T13:12:00Z">
              <w:r w:rsidR="00CC1D52">
                <w:rPr>
                  <w:sz w:val="24"/>
                  <w:szCs w:val="24"/>
                </w:rPr>
                <w:t>1221</w:t>
              </w:r>
            </w:ins>
          </w:p>
        </w:tc>
        <w:tc>
          <w:tcPr>
            <w:tcW w:w="2254" w:type="dxa"/>
          </w:tcPr>
          <w:p w14:paraId="01BC3CA3" w14:textId="3EA9CA28" w:rsidR="00197F30" w:rsidRDefault="00197F30" w:rsidP="00D63765">
            <w:pPr>
              <w:spacing w:after="100" w:afterAutospacing="1" w:line="360" w:lineRule="auto"/>
              <w:ind w:left="0" w:right="0" w:firstLine="0"/>
              <w:jc w:val="center"/>
              <w:rPr>
                <w:sz w:val="24"/>
                <w:szCs w:val="24"/>
              </w:rPr>
            </w:pPr>
            <w:del w:id="23" w:author="Markus Varlund Strange" w:date="2025-10-24T15:12:00Z" w16du:dateUtc="2025-10-24T13:12:00Z">
              <w:r w:rsidDel="00CC1D52">
                <w:rPr>
                  <w:sz w:val="24"/>
                  <w:szCs w:val="24"/>
                </w:rPr>
                <w:delText>388</w:delText>
              </w:r>
            </w:del>
            <w:ins w:id="24" w:author="Markus Varlund Strange" w:date="2025-10-24T15:12:00Z" w16du:dateUtc="2025-10-24T13:12:00Z">
              <w:r w:rsidR="00CC1D52">
                <w:rPr>
                  <w:sz w:val="24"/>
                  <w:szCs w:val="24"/>
                </w:rPr>
                <w:t>291</w:t>
              </w:r>
            </w:ins>
          </w:p>
        </w:tc>
        <w:tc>
          <w:tcPr>
            <w:tcW w:w="2254" w:type="dxa"/>
            <w:tcBorders>
              <w:right w:val="single" w:sz="4" w:space="0" w:color="auto"/>
            </w:tcBorders>
          </w:tcPr>
          <w:p w14:paraId="2D6EF1A3" w14:textId="450F4691" w:rsidR="00197F30" w:rsidRDefault="00CC1D52" w:rsidP="00D63765">
            <w:pPr>
              <w:spacing w:after="100" w:afterAutospacing="1" w:line="360" w:lineRule="auto"/>
              <w:ind w:left="0" w:right="0" w:firstLine="0"/>
              <w:jc w:val="center"/>
              <w:rPr>
                <w:sz w:val="24"/>
                <w:szCs w:val="24"/>
              </w:rPr>
            </w:pPr>
            <w:ins w:id="25" w:author="Markus Varlund Strange" w:date="2025-10-24T15:13:00Z" w16du:dateUtc="2025-10-24T13:13:00Z">
              <w:r>
                <w:rPr>
                  <w:sz w:val="24"/>
                  <w:szCs w:val="24"/>
                </w:rPr>
                <w:t>23.8</w:t>
              </w:r>
            </w:ins>
            <w:del w:id="26" w:author="Markus Varlund Strange" w:date="2025-10-24T15:13:00Z" w16du:dateUtc="2025-10-24T13:13:00Z">
              <w:r w:rsidR="00197F30" w:rsidDel="00CC1D52">
                <w:rPr>
                  <w:sz w:val="24"/>
                  <w:szCs w:val="24"/>
                </w:rPr>
                <w:delText>24.6</w:delText>
              </w:r>
            </w:del>
            <w:r w:rsidR="00197F30">
              <w:rPr>
                <w:sz w:val="24"/>
                <w:szCs w:val="24"/>
              </w:rPr>
              <w:t xml:space="preserve"> %</w:t>
            </w:r>
          </w:p>
        </w:tc>
      </w:tr>
      <w:tr w:rsidR="00197F30" w14:paraId="6E28C601" w14:textId="77777777" w:rsidTr="00D63765">
        <w:tc>
          <w:tcPr>
            <w:tcW w:w="2254" w:type="dxa"/>
            <w:tcBorders>
              <w:left w:val="single" w:sz="4" w:space="0" w:color="auto"/>
            </w:tcBorders>
          </w:tcPr>
          <w:p w14:paraId="61E174A2" w14:textId="2CE5D94A" w:rsidR="00197F30" w:rsidRDefault="00CC1D52" w:rsidP="00D63765">
            <w:pPr>
              <w:spacing w:after="100" w:afterAutospacing="1" w:line="360" w:lineRule="auto"/>
              <w:ind w:left="0" w:right="0" w:firstLine="0"/>
              <w:jc w:val="center"/>
              <w:rPr>
                <w:sz w:val="24"/>
                <w:szCs w:val="24"/>
              </w:rPr>
            </w:pPr>
            <w:ins w:id="27" w:author="Markus Varlund Strange" w:date="2025-10-24T15:11:00Z" w16du:dateUtc="2025-10-24T13:11:00Z">
              <w:r>
                <w:rPr>
                  <w:sz w:val="24"/>
                  <w:szCs w:val="24"/>
                </w:rPr>
                <w:t>19</w:t>
              </w:r>
            </w:ins>
            <w:del w:id="28" w:author="Markus Varlund Strange" w:date="2025-10-24T15:11:00Z" w16du:dateUtc="2025-10-24T13:11:00Z">
              <w:r w:rsidR="00197F30" w:rsidDel="00CC1D52">
                <w:rPr>
                  <w:sz w:val="24"/>
                  <w:szCs w:val="24"/>
                </w:rPr>
                <w:delText>2</w:delText>
              </w:r>
              <w:r w:rsidR="007D5706" w:rsidDel="00CC1D52">
                <w:rPr>
                  <w:sz w:val="24"/>
                  <w:szCs w:val="24"/>
                </w:rPr>
                <w:delText>0</w:delText>
              </w:r>
            </w:del>
            <w:r w:rsidR="00197F30">
              <w:rPr>
                <w:sz w:val="24"/>
                <w:szCs w:val="24"/>
              </w:rPr>
              <w:t>-</w:t>
            </w:r>
            <w:ins w:id="29" w:author="Markus Varlund Strange" w:date="2025-10-24T15:11:00Z" w16du:dateUtc="2025-10-24T13:11:00Z">
              <w:r>
                <w:rPr>
                  <w:sz w:val="24"/>
                  <w:szCs w:val="24"/>
                </w:rPr>
                <w:t>22</w:t>
              </w:r>
            </w:ins>
            <w:del w:id="30" w:author="Markus Varlund Strange" w:date="2025-10-24T15:11:00Z" w16du:dateUtc="2025-10-24T13:11:00Z">
              <w:r w:rsidR="00197F30" w:rsidDel="00CC1D52">
                <w:rPr>
                  <w:sz w:val="24"/>
                  <w:szCs w:val="24"/>
                </w:rPr>
                <w:delText>25</w:delText>
              </w:r>
            </w:del>
            <w:r w:rsidR="00197F30">
              <w:rPr>
                <w:sz w:val="24"/>
                <w:szCs w:val="24"/>
              </w:rPr>
              <w:t xml:space="preserve"> cm</w:t>
            </w:r>
          </w:p>
        </w:tc>
        <w:tc>
          <w:tcPr>
            <w:tcW w:w="2254" w:type="dxa"/>
          </w:tcPr>
          <w:p w14:paraId="214448BD" w14:textId="20B21713" w:rsidR="00197F30" w:rsidRDefault="00197F30" w:rsidP="00D63765">
            <w:pPr>
              <w:spacing w:after="100" w:afterAutospacing="1" w:line="360" w:lineRule="auto"/>
              <w:ind w:left="0" w:right="0" w:firstLine="0"/>
              <w:jc w:val="center"/>
              <w:rPr>
                <w:sz w:val="24"/>
                <w:szCs w:val="24"/>
              </w:rPr>
            </w:pPr>
            <w:del w:id="31" w:author="Markus Varlund Strange" w:date="2025-10-24T15:12:00Z" w16du:dateUtc="2025-10-24T13:12:00Z">
              <w:r w:rsidDel="00CC1D52">
                <w:rPr>
                  <w:sz w:val="24"/>
                  <w:szCs w:val="24"/>
                </w:rPr>
                <w:delText>724</w:delText>
              </w:r>
            </w:del>
            <w:ins w:id="32" w:author="Markus Varlund Strange" w:date="2025-10-24T15:12:00Z" w16du:dateUtc="2025-10-24T13:12:00Z">
              <w:r w:rsidR="00CC1D52">
                <w:rPr>
                  <w:sz w:val="24"/>
                  <w:szCs w:val="24"/>
                </w:rPr>
                <w:t>924</w:t>
              </w:r>
            </w:ins>
          </w:p>
        </w:tc>
        <w:tc>
          <w:tcPr>
            <w:tcW w:w="2254" w:type="dxa"/>
          </w:tcPr>
          <w:p w14:paraId="53A744FD" w14:textId="35CED981" w:rsidR="00197F30" w:rsidRDefault="00197F30" w:rsidP="00D63765">
            <w:pPr>
              <w:spacing w:after="100" w:afterAutospacing="1" w:line="360" w:lineRule="auto"/>
              <w:ind w:left="0" w:right="0" w:firstLine="0"/>
              <w:jc w:val="center"/>
              <w:rPr>
                <w:sz w:val="24"/>
                <w:szCs w:val="24"/>
              </w:rPr>
            </w:pPr>
            <w:del w:id="33" w:author="Markus Varlund Strange" w:date="2025-10-24T15:12:00Z" w16du:dateUtc="2025-10-24T13:12:00Z">
              <w:r w:rsidDel="00CC1D52">
                <w:rPr>
                  <w:sz w:val="24"/>
                  <w:szCs w:val="24"/>
                </w:rPr>
                <w:delText>218</w:delText>
              </w:r>
            </w:del>
            <w:ins w:id="34" w:author="Markus Varlund Strange" w:date="2025-10-24T15:12:00Z" w16du:dateUtc="2025-10-24T13:12:00Z">
              <w:r w:rsidR="00CC1D52">
                <w:rPr>
                  <w:sz w:val="24"/>
                  <w:szCs w:val="24"/>
                </w:rPr>
                <w:t>261</w:t>
              </w:r>
            </w:ins>
          </w:p>
        </w:tc>
        <w:tc>
          <w:tcPr>
            <w:tcW w:w="2254" w:type="dxa"/>
            <w:tcBorders>
              <w:right w:val="single" w:sz="4" w:space="0" w:color="auto"/>
            </w:tcBorders>
          </w:tcPr>
          <w:p w14:paraId="530E7EF1" w14:textId="1EBF447A" w:rsidR="00197F30" w:rsidRDefault="00CC1D52" w:rsidP="00D63765">
            <w:pPr>
              <w:spacing w:after="100" w:afterAutospacing="1" w:line="360" w:lineRule="auto"/>
              <w:ind w:left="0" w:right="0" w:firstLine="0"/>
              <w:jc w:val="center"/>
              <w:rPr>
                <w:sz w:val="24"/>
                <w:szCs w:val="24"/>
              </w:rPr>
            </w:pPr>
            <w:ins w:id="35" w:author="Markus Varlund Strange" w:date="2025-10-24T15:13:00Z" w16du:dateUtc="2025-10-24T13:13:00Z">
              <w:r>
                <w:rPr>
                  <w:sz w:val="24"/>
                  <w:szCs w:val="24"/>
                </w:rPr>
                <w:t>28.2</w:t>
              </w:r>
            </w:ins>
            <w:del w:id="36" w:author="Markus Varlund Strange" w:date="2025-10-24T15:13:00Z" w16du:dateUtc="2025-10-24T13:13:00Z">
              <w:r w:rsidR="00197F30" w:rsidDel="00CC1D52">
                <w:rPr>
                  <w:sz w:val="24"/>
                  <w:szCs w:val="24"/>
                </w:rPr>
                <w:delText>30.1</w:delText>
              </w:r>
            </w:del>
            <w:r w:rsidR="00197F30">
              <w:rPr>
                <w:sz w:val="24"/>
                <w:szCs w:val="24"/>
              </w:rPr>
              <w:t xml:space="preserve"> %</w:t>
            </w:r>
          </w:p>
        </w:tc>
      </w:tr>
      <w:tr w:rsidR="00197F30" w14:paraId="6B5D1906" w14:textId="77777777" w:rsidTr="00D63765">
        <w:tc>
          <w:tcPr>
            <w:tcW w:w="2254" w:type="dxa"/>
            <w:tcBorders>
              <w:left w:val="single" w:sz="4" w:space="0" w:color="auto"/>
            </w:tcBorders>
          </w:tcPr>
          <w:p w14:paraId="2D410821" w14:textId="7A0B71F4" w:rsidR="00197F30" w:rsidRDefault="00197F30" w:rsidP="00D63765">
            <w:pPr>
              <w:spacing w:after="100" w:afterAutospacing="1" w:line="360" w:lineRule="auto"/>
              <w:ind w:left="0" w:right="0" w:firstLine="0"/>
              <w:jc w:val="center"/>
              <w:rPr>
                <w:sz w:val="24"/>
                <w:szCs w:val="24"/>
              </w:rPr>
            </w:pPr>
            <w:r>
              <w:rPr>
                <w:sz w:val="24"/>
                <w:szCs w:val="24"/>
              </w:rPr>
              <w:t>2</w:t>
            </w:r>
            <w:ins w:id="37" w:author="Markus Varlund Strange" w:date="2025-10-24T15:11:00Z" w16du:dateUtc="2025-10-24T13:11:00Z">
              <w:r w:rsidR="00CC1D52">
                <w:rPr>
                  <w:sz w:val="24"/>
                  <w:szCs w:val="24"/>
                </w:rPr>
                <w:t>3</w:t>
              </w:r>
            </w:ins>
            <w:del w:id="38" w:author="Markus Varlund Strange" w:date="2025-10-24T15:11:00Z" w16du:dateUtc="2025-10-24T13:11:00Z">
              <w:r w:rsidR="007D5706" w:rsidDel="00CC1D52">
                <w:rPr>
                  <w:sz w:val="24"/>
                  <w:szCs w:val="24"/>
                </w:rPr>
                <w:delText>5</w:delText>
              </w:r>
            </w:del>
            <w:r>
              <w:rPr>
                <w:sz w:val="24"/>
                <w:szCs w:val="24"/>
              </w:rPr>
              <w:t>-</w:t>
            </w:r>
            <w:ins w:id="39" w:author="Markus Varlund Strange" w:date="2025-10-24T15:11:00Z" w16du:dateUtc="2025-10-24T13:11:00Z">
              <w:r w:rsidR="00CC1D52">
                <w:rPr>
                  <w:sz w:val="24"/>
                  <w:szCs w:val="24"/>
                </w:rPr>
                <w:t>26</w:t>
              </w:r>
            </w:ins>
            <w:del w:id="40" w:author="Markus Varlund Strange" w:date="2025-10-24T15:11:00Z" w16du:dateUtc="2025-10-24T13:11:00Z">
              <w:r w:rsidDel="00CC1D52">
                <w:rPr>
                  <w:sz w:val="24"/>
                  <w:szCs w:val="24"/>
                </w:rPr>
                <w:delText>30</w:delText>
              </w:r>
            </w:del>
            <w:r>
              <w:rPr>
                <w:sz w:val="24"/>
                <w:szCs w:val="24"/>
              </w:rPr>
              <w:t xml:space="preserve"> cm</w:t>
            </w:r>
          </w:p>
        </w:tc>
        <w:tc>
          <w:tcPr>
            <w:tcW w:w="2254" w:type="dxa"/>
          </w:tcPr>
          <w:p w14:paraId="32E1A5E4" w14:textId="7C873046" w:rsidR="00197F30" w:rsidRDefault="00197F30" w:rsidP="00D63765">
            <w:pPr>
              <w:spacing w:after="100" w:afterAutospacing="1" w:line="360" w:lineRule="auto"/>
              <w:ind w:left="0" w:right="0" w:firstLine="0"/>
              <w:jc w:val="center"/>
              <w:rPr>
                <w:sz w:val="24"/>
                <w:szCs w:val="24"/>
              </w:rPr>
            </w:pPr>
            <w:del w:id="41" w:author="Markus Varlund Strange" w:date="2025-10-24T15:12:00Z" w16du:dateUtc="2025-10-24T13:12:00Z">
              <w:r w:rsidDel="00CC1D52">
                <w:rPr>
                  <w:sz w:val="24"/>
                  <w:szCs w:val="24"/>
                </w:rPr>
                <w:delText>161</w:delText>
              </w:r>
            </w:del>
            <w:ins w:id="42" w:author="Markus Varlund Strange" w:date="2025-10-24T15:12:00Z" w16du:dateUtc="2025-10-24T13:12:00Z">
              <w:r w:rsidR="00CC1D52">
                <w:rPr>
                  <w:sz w:val="24"/>
                  <w:szCs w:val="24"/>
                </w:rPr>
                <w:t>311</w:t>
              </w:r>
            </w:ins>
          </w:p>
        </w:tc>
        <w:tc>
          <w:tcPr>
            <w:tcW w:w="2254" w:type="dxa"/>
          </w:tcPr>
          <w:p w14:paraId="15A5F5BF" w14:textId="2AD19FA3" w:rsidR="00197F30" w:rsidRDefault="00197F30" w:rsidP="00D63765">
            <w:pPr>
              <w:spacing w:after="100" w:afterAutospacing="1" w:line="360" w:lineRule="auto"/>
              <w:ind w:left="0" w:right="0" w:firstLine="0"/>
              <w:jc w:val="center"/>
              <w:rPr>
                <w:sz w:val="24"/>
                <w:szCs w:val="24"/>
              </w:rPr>
            </w:pPr>
            <w:del w:id="43" w:author="Markus Varlund Strange" w:date="2025-10-24T15:13:00Z" w16du:dateUtc="2025-10-24T13:13:00Z">
              <w:r w:rsidDel="00CC1D52">
                <w:rPr>
                  <w:sz w:val="24"/>
                  <w:szCs w:val="24"/>
                </w:rPr>
                <w:delText>53</w:delText>
              </w:r>
            </w:del>
            <w:ins w:id="44" w:author="Markus Varlund Strange" w:date="2025-10-24T15:13:00Z" w16du:dateUtc="2025-10-24T13:13:00Z">
              <w:r w:rsidR="00CC1D52">
                <w:rPr>
                  <w:sz w:val="24"/>
                  <w:szCs w:val="24"/>
                </w:rPr>
                <w:t>98</w:t>
              </w:r>
            </w:ins>
          </w:p>
        </w:tc>
        <w:tc>
          <w:tcPr>
            <w:tcW w:w="2254" w:type="dxa"/>
            <w:tcBorders>
              <w:right w:val="single" w:sz="4" w:space="0" w:color="auto"/>
            </w:tcBorders>
          </w:tcPr>
          <w:p w14:paraId="1AD152AB" w14:textId="60C7A0E1" w:rsidR="00197F30" w:rsidRDefault="00CC1D52" w:rsidP="00D63765">
            <w:pPr>
              <w:spacing w:after="100" w:afterAutospacing="1" w:line="360" w:lineRule="auto"/>
              <w:ind w:left="0" w:right="0" w:firstLine="0"/>
              <w:jc w:val="center"/>
              <w:rPr>
                <w:sz w:val="24"/>
                <w:szCs w:val="24"/>
              </w:rPr>
            </w:pPr>
            <w:ins w:id="45" w:author="Markus Varlund Strange" w:date="2025-10-24T15:13:00Z" w16du:dateUtc="2025-10-24T13:13:00Z">
              <w:r>
                <w:rPr>
                  <w:sz w:val="24"/>
                  <w:szCs w:val="24"/>
                </w:rPr>
                <w:t>31.5</w:t>
              </w:r>
            </w:ins>
            <w:del w:id="46" w:author="Markus Varlund Strange" w:date="2025-10-24T15:13:00Z" w16du:dateUtc="2025-10-24T13:13:00Z">
              <w:r w:rsidR="00197F30" w:rsidDel="00CC1D52">
                <w:rPr>
                  <w:sz w:val="24"/>
                  <w:szCs w:val="24"/>
                </w:rPr>
                <w:delText>32.9</w:delText>
              </w:r>
            </w:del>
            <w:r w:rsidR="00197F30">
              <w:rPr>
                <w:sz w:val="24"/>
                <w:szCs w:val="24"/>
              </w:rPr>
              <w:t xml:space="preserve"> %</w:t>
            </w:r>
          </w:p>
        </w:tc>
      </w:tr>
      <w:tr w:rsidR="00197F30" w14:paraId="4C7F8073" w14:textId="77777777" w:rsidTr="00D63765">
        <w:tc>
          <w:tcPr>
            <w:tcW w:w="2254" w:type="dxa"/>
            <w:tcBorders>
              <w:left w:val="single" w:sz="4" w:space="0" w:color="auto"/>
            </w:tcBorders>
          </w:tcPr>
          <w:p w14:paraId="6D95F024" w14:textId="3BB426E4" w:rsidR="00197F30" w:rsidRDefault="00197F30" w:rsidP="00D63765">
            <w:pPr>
              <w:spacing w:after="100" w:afterAutospacing="1" w:line="360" w:lineRule="auto"/>
              <w:ind w:left="0" w:right="0" w:firstLine="0"/>
              <w:jc w:val="center"/>
              <w:rPr>
                <w:sz w:val="24"/>
                <w:szCs w:val="24"/>
              </w:rPr>
            </w:pPr>
            <w:del w:id="47" w:author="Markus Varlund Strange" w:date="2025-10-24T15:11:00Z" w16du:dateUtc="2025-10-24T13:11:00Z">
              <w:r w:rsidDel="00CC1D52">
                <w:rPr>
                  <w:sz w:val="24"/>
                  <w:szCs w:val="24"/>
                </w:rPr>
                <w:delText>&gt;30</w:delText>
              </w:r>
            </w:del>
            <w:ins w:id="48" w:author="Markus Varlund Strange" w:date="2025-10-24T15:11:00Z" w16du:dateUtc="2025-10-24T13:11:00Z">
              <w:r w:rsidR="00CC1D52">
                <w:rPr>
                  <w:sz w:val="24"/>
                  <w:szCs w:val="24"/>
                </w:rPr>
                <w:t>27+</w:t>
              </w:r>
            </w:ins>
            <w:r>
              <w:rPr>
                <w:sz w:val="24"/>
                <w:szCs w:val="24"/>
              </w:rPr>
              <w:t xml:space="preserve"> cm</w:t>
            </w:r>
          </w:p>
        </w:tc>
        <w:tc>
          <w:tcPr>
            <w:tcW w:w="2254" w:type="dxa"/>
          </w:tcPr>
          <w:p w14:paraId="2C2A83C0" w14:textId="380EA106" w:rsidR="00197F30" w:rsidRDefault="00197F30" w:rsidP="00D63765">
            <w:pPr>
              <w:spacing w:after="100" w:afterAutospacing="1" w:line="360" w:lineRule="auto"/>
              <w:ind w:left="0" w:right="0" w:firstLine="0"/>
              <w:jc w:val="center"/>
              <w:rPr>
                <w:sz w:val="24"/>
                <w:szCs w:val="24"/>
              </w:rPr>
            </w:pPr>
            <w:del w:id="49" w:author="Markus Varlund Strange" w:date="2025-10-24T15:12:00Z" w16du:dateUtc="2025-10-24T13:12:00Z">
              <w:r w:rsidDel="00CC1D52">
                <w:rPr>
                  <w:sz w:val="24"/>
                  <w:szCs w:val="24"/>
                </w:rPr>
                <w:delText>40</w:delText>
              </w:r>
            </w:del>
            <w:ins w:id="50" w:author="Markus Varlund Strange" w:date="2025-10-24T15:12:00Z" w16du:dateUtc="2025-10-24T13:12:00Z">
              <w:r w:rsidR="00CC1D52">
                <w:rPr>
                  <w:sz w:val="24"/>
                  <w:szCs w:val="24"/>
                </w:rPr>
                <w:t>124</w:t>
              </w:r>
            </w:ins>
          </w:p>
        </w:tc>
        <w:tc>
          <w:tcPr>
            <w:tcW w:w="2254" w:type="dxa"/>
          </w:tcPr>
          <w:p w14:paraId="760D1B2A" w14:textId="6090945A" w:rsidR="00197F30" w:rsidRDefault="00CC1D52" w:rsidP="00D63765">
            <w:pPr>
              <w:spacing w:after="100" w:afterAutospacing="1" w:line="360" w:lineRule="auto"/>
              <w:ind w:left="0" w:right="0" w:firstLine="0"/>
              <w:jc w:val="center"/>
              <w:rPr>
                <w:sz w:val="24"/>
                <w:szCs w:val="24"/>
              </w:rPr>
            </w:pPr>
            <w:ins w:id="51" w:author="Markus Varlund Strange" w:date="2025-10-24T15:13:00Z" w16du:dateUtc="2025-10-24T13:13:00Z">
              <w:r>
                <w:rPr>
                  <w:sz w:val="24"/>
                  <w:szCs w:val="24"/>
                </w:rPr>
                <w:t>36</w:t>
              </w:r>
            </w:ins>
            <w:del w:id="52" w:author="Markus Varlund Strange" w:date="2025-10-24T15:13:00Z" w16du:dateUtc="2025-10-24T13:13:00Z">
              <w:r w:rsidR="00197F30" w:rsidDel="00CC1D52">
                <w:rPr>
                  <w:sz w:val="24"/>
                  <w:szCs w:val="24"/>
                </w:rPr>
                <w:delText>9</w:delText>
              </w:r>
            </w:del>
          </w:p>
        </w:tc>
        <w:tc>
          <w:tcPr>
            <w:tcW w:w="2254" w:type="dxa"/>
            <w:tcBorders>
              <w:right w:val="single" w:sz="4" w:space="0" w:color="auto"/>
            </w:tcBorders>
          </w:tcPr>
          <w:p w14:paraId="6FD7FFDC" w14:textId="13FF89A6" w:rsidR="00197F30" w:rsidRDefault="00A323E8" w:rsidP="00D63765">
            <w:pPr>
              <w:spacing w:after="100" w:afterAutospacing="1" w:line="360" w:lineRule="auto"/>
              <w:ind w:left="0" w:right="0" w:firstLine="0"/>
              <w:jc w:val="center"/>
              <w:rPr>
                <w:sz w:val="24"/>
                <w:szCs w:val="24"/>
              </w:rPr>
            </w:pPr>
            <w:ins w:id="53" w:author="Markus Varlund Strange" w:date="2025-10-24T15:13:00Z" w16du:dateUtc="2025-10-24T13:13:00Z">
              <w:r>
                <w:rPr>
                  <w:sz w:val="24"/>
                  <w:szCs w:val="24"/>
                </w:rPr>
                <w:t>29.0</w:t>
              </w:r>
            </w:ins>
            <w:del w:id="54" w:author="Markus Varlund Strange" w:date="2025-10-24T15:13:00Z" w16du:dateUtc="2025-10-24T13:13:00Z">
              <w:r w:rsidR="00197F30" w:rsidDel="00CC1D52">
                <w:rPr>
                  <w:sz w:val="24"/>
                  <w:szCs w:val="24"/>
                </w:rPr>
                <w:delText>22.5</w:delText>
              </w:r>
            </w:del>
            <w:ins w:id="55" w:author="Markus Varlund Strange" w:date="2025-10-24T15:13:00Z" w16du:dateUtc="2025-10-24T13:13:00Z">
              <w:r w:rsidR="00CC1D52">
                <w:rPr>
                  <w:sz w:val="24"/>
                  <w:szCs w:val="24"/>
                </w:rPr>
                <w:t xml:space="preserve"> </w:t>
              </w:r>
            </w:ins>
            <w:r w:rsidR="00197F30">
              <w:rPr>
                <w:sz w:val="24"/>
                <w:szCs w:val="24"/>
              </w:rPr>
              <w:t>%</w:t>
            </w:r>
            <w:r w:rsidR="00197F30">
              <w:rPr>
                <w:sz w:val="24"/>
                <w:szCs w:val="24"/>
              </w:rPr>
              <w:br/>
            </w:r>
          </w:p>
        </w:tc>
      </w:tr>
      <w:tr w:rsidR="00197F30" w14:paraId="4D95DE4E" w14:textId="77777777" w:rsidTr="00D63765">
        <w:tc>
          <w:tcPr>
            <w:tcW w:w="2254" w:type="dxa"/>
            <w:tcBorders>
              <w:left w:val="single" w:sz="4" w:space="0" w:color="auto"/>
            </w:tcBorders>
          </w:tcPr>
          <w:p w14:paraId="526F9A69" w14:textId="77777777" w:rsidR="00197F30" w:rsidRPr="00F51333" w:rsidRDefault="00197F30" w:rsidP="00D63765">
            <w:pPr>
              <w:spacing w:after="100" w:afterAutospacing="1" w:line="360" w:lineRule="auto"/>
              <w:ind w:left="0" w:right="0" w:firstLine="0"/>
              <w:jc w:val="center"/>
              <w:rPr>
                <w:b/>
                <w:bCs/>
                <w:sz w:val="24"/>
                <w:szCs w:val="24"/>
              </w:rPr>
            </w:pPr>
            <w:r w:rsidRPr="00F51333">
              <w:rPr>
                <w:b/>
                <w:bCs/>
                <w:sz w:val="24"/>
                <w:szCs w:val="24"/>
              </w:rPr>
              <w:t>Flounder</w:t>
            </w:r>
          </w:p>
        </w:tc>
        <w:tc>
          <w:tcPr>
            <w:tcW w:w="2254" w:type="dxa"/>
          </w:tcPr>
          <w:p w14:paraId="1E8397CC" w14:textId="77777777" w:rsidR="00197F30" w:rsidRDefault="00197F30" w:rsidP="00D63765">
            <w:pPr>
              <w:spacing w:after="100" w:afterAutospacing="1" w:line="360" w:lineRule="auto"/>
              <w:ind w:left="0" w:right="0" w:firstLine="0"/>
              <w:jc w:val="center"/>
              <w:rPr>
                <w:sz w:val="24"/>
                <w:szCs w:val="24"/>
              </w:rPr>
            </w:pPr>
          </w:p>
        </w:tc>
        <w:tc>
          <w:tcPr>
            <w:tcW w:w="2254" w:type="dxa"/>
          </w:tcPr>
          <w:p w14:paraId="396324EF" w14:textId="77777777" w:rsidR="00197F30" w:rsidRDefault="00197F30" w:rsidP="00D63765">
            <w:pPr>
              <w:spacing w:after="100" w:afterAutospacing="1" w:line="360" w:lineRule="auto"/>
              <w:ind w:left="0" w:right="0" w:firstLine="0"/>
              <w:jc w:val="center"/>
              <w:rPr>
                <w:sz w:val="24"/>
                <w:szCs w:val="24"/>
              </w:rPr>
            </w:pPr>
          </w:p>
        </w:tc>
        <w:tc>
          <w:tcPr>
            <w:tcW w:w="2254" w:type="dxa"/>
            <w:tcBorders>
              <w:right w:val="single" w:sz="4" w:space="0" w:color="auto"/>
            </w:tcBorders>
          </w:tcPr>
          <w:p w14:paraId="2B8CA4AA" w14:textId="77777777" w:rsidR="00197F30" w:rsidRDefault="00197F30" w:rsidP="00D63765">
            <w:pPr>
              <w:spacing w:after="100" w:afterAutospacing="1" w:line="360" w:lineRule="auto"/>
              <w:ind w:left="0" w:right="0" w:firstLine="0"/>
              <w:jc w:val="center"/>
              <w:rPr>
                <w:sz w:val="24"/>
                <w:szCs w:val="24"/>
              </w:rPr>
            </w:pPr>
          </w:p>
        </w:tc>
      </w:tr>
      <w:tr w:rsidR="00197F30" w14:paraId="78AD5153" w14:textId="77777777" w:rsidTr="00D63765">
        <w:tc>
          <w:tcPr>
            <w:tcW w:w="2254" w:type="dxa"/>
            <w:tcBorders>
              <w:left w:val="single" w:sz="4" w:space="0" w:color="auto"/>
            </w:tcBorders>
          </w:tcPr>
          <w:p w14:paraId="097E3A4B" w14:textId="363B3CE3" w:rsidR="00197F30" w:rsidRDefault="00A323E8" w:rsidP="00D63765">
            <w:pPr>
              <w:spacing w:after="100" w:afterAutospacing="1" w:line="360" w:lineRule="auto"/>
              <w:ind w:left="0" w:right="0" w:firstLine="0"/>
              <w:jc w:val="center"/>
              <w:rPr>
                <w:sz w:val="24"/>
                <w:szCs w:val="24"/>
              </w:rPr>
            </w:pPr>
            <w:ins w:id="56" w:author="Markus Varlund Strange" w:date="2025-10-24T15:14:00Z" w16du:dateUtc="2025-10-24T13:14:00Z">
              <w:r>
                <w:rPr>
                  <w:sz w:val="24"/>
                  <w:szCs w:val="24"/>
                </w:rPr>
                <w:t>10</w:t>
              </w:r>
            </w:ins>
            <w:del w:id="57" w:author="Markus Varlund Strange" w:date="2025-10-24T15:14:00Z" w16du:dateUtc="2025-10-24T13:14:00Z">
              <w:r w:rsidR="007D5706" w:rsidDel="00A323E8">
                <w:rPr>
                  <w:sz w:val="24"/>
                  <w:szCs w:val="24"/>
                </w:rPr>
                <w:delText>9</w:delText>
              </w:r>
            </w:del>
            <w:r w:rsidR="00197F30">
              <w:rPr>
                <w:sz w:val="24"/>
                <w:szCs w:val="24"/>
              </w:rPr>
              <w:t>-12 cm</w:t>
            </w:r>
          </w:p>
        </w:tc>
        <w:tc>
          <w:tcPr>
            <w:tcW w:w="2254" w:type="dxa"/>
          </w:tcPr>
          <w:p w14:paraId="4A8F0E8F" w14:textId="6C63243A" w:rsidR="00197F30" w:rsidRDefault="00197F30" w:rsidP="00D63765">
            <w:pPr>
              <w:spacing w:after="100" w:afterAutospacing="1" w:line="360" w:lineRule="auto"/>
              <w:ind w:left="0" w:right="0" w:firstLine="0"/>
              <w:jc w:val="center"/>
              <w:rPr>
                <w:sz w:val="24"/>
                <w:szCs w:val="24"/>
              </w:rPr>
            </w:pPr>
            <w:del w:id="58" w:author="Markus Varlund Strange" w:date="2025-10-24T15:14:00Z" w16du:dateUtc="2025-10-24T13:14:00Z">
              <w:r w:rsidDel="00A323E8">
                <w:rPr>
                  <w:sz w:val="24"/>
                  <w:szCs w:val="24"/>
                </w:rPr>
                <w:delText>54</w:delText>
              </w:r>
            </w:del>
            <w:ins w:id="59" w:author="Markus Varlund Strange" w:date="2025-10-24T15:14:00Z" w16du:dateUtc="2025-10-24T13:14:00Z">
              <w:r w:rsidR="00A323E8">
                <w:rPr>
                  <w:sz w:val="24"/>
                  <w:szCs w:val="24"/>
                </w:rPr>
                <w:t>110</w:t>
              </w:r>
            </w:ins>
          </w:p>
        </w:tc>
        <w:tc>
          <w:tcPr>
            <w:tcW w:w="2254" w:type="dxa"/>
          </w:tcPr>
          <w:p w14:paraId="6D2E7071" w14:textId="747ADDA6" w:rsidR="00197F30" w:rsidRDefault="00197F30" w:rsidP="00D63765">
            <w:pPr>
              <w:spacing w:after="100" w:afterAutospacing="1" w:line="360" w:lineRule="auto"/>
              <w:ind w:left="0" w:right="0" w:firstLine="0"/>
              <w:jc w:val="center"/>
              <w:rPr>
                <w:sz w:val="24"/>
                <w:szCs w:val="24"/>
              </w:rPr>
            </w:pPr>
            <w:del w:id="60" w:author="Markus Varlund Strange" w:date="2025-10-24T15:15:00Z" w16du:dateUtc="2025-10-24T13:15:00Z">
              <w:r w:rsidDel="00A323E8">
                <w:rPr>
                  <w:sz w:val="24"/>
                  <w:szCs w:val="24"/>
                </w:rPr>
                <w:delText>6</w:delText>
              </w:r>
            </w:del>
            <w:ins w:id="61" w:author="Markus Varlund Strange" w:date="2025-10-24T15:15:00Z" w16du:dateUtc="2025-10-24T13:15:00Z">
              <w:r w:rsidR="00A323E8">
                <w:rPr>
                  <w:sz w:val="24"/>
                  <w:szCs w:val="24"/>
                </w:rPr>
                <w:t>16</w:t>
              </w:r>
            </w:ins>
          </w:p>
        </w:tc>
        <w:tc>
          <w:tcPr>
            <w:tcW w:w="2254" w:type="dxa"/>
            <w:tcBorders>
              <w:right w:val="single" w:sz="4" w:space="0" w:color="auto"/>
            </w:tcBorders>
          </w:tcPr>
          <w:p w14:paraId="299C9FDB" w14:textId="3D344376" w:rsidR="00197F30" w:rsidRDefault="00197F30" w:rsidP="00D63765">
            <w:pPr>
              <w:spacing w:after="100" w:afterAutospacing="1" w:line="360" w:lineRule="auto"/>
              <w:ind w:left="0" w:right="0" w:firstLine="0"/>
              <w:jc w:val="center"/>
              <w:rPr>
                <w:sz w:val="24"/>
                <w:szCs w:val="24"/>
              </w:rPr>
            </w:pPr>
            <w:del w:id="62" w:author="Markus Varlund Strange" w:date="2025-10-24T15:15:00Z" w16du:dateUtc="2025-10-24T13:15:00Z">
              <w:r w:rsidDel="00A323E8">
                <w:rPr>
                  <w:sz w:val="24"/>
                  <w:szCs w:val="24"/>
                </w:rPr>
                <w:delText>11.1</w:delText>
              </w:r>
            </w:del>
            <w:ins w:id="63" w:author="Markus Varlund Strange" w:date="2025-10-24T15:15:00Z" w16du:dateUtc="2025-10-24T13:15:00Z">
              <w:r w:rsidR="00A323E8">
                <w:rPr>
                  <w:sz w:val="24"/>
                  <w:szCs w:val="24"/>
                </w:rPr>
                <w:t>14.5</w:t>
              </w:r>
            </w:ins>
            <w:r>
              <w:rPr>
                <w:sz w:val="24"/>
                <w:szCs w:val="24"/>
              </w:rPr>
              <w:t xml:space="preserve"> %</w:t>
            </w:r>
          </w:p>
        </w:tc>
      </w:tr>
      <w:tr w:rsidR="00197F30" w14:paraId="2DED4A38" w14:textId="77777777" w:rsidTr="00D63765">
        <w:tc>
          <w:tcPr>
            <w:tcW w:w="2254" w:type="dxa"/>
            <w:tcBorders>
              <w:left w:val="single" w:sz="4" w:space="0" w:color="auto"/>
            </w:tcBorders>
          </w:tcPr>
          <w:p w14:paraId="2C15C2E8" w14:textId="7A7EF367" w:rsidR="00197F30" w:rsidRDefault="00197F30" w:rsidP="00D63765">
            <w:pPr>
              <w:spacing w:after="100" w:afterAutospacing="1" w:line="360" w:lineRule="auto"/>
              <w:ind w:left="0" w:right="0" w:firstLine="0"/>
              <w:jc w:val="center"/>
              <w:rPr>
                <w:sz w:val="24"/>
                <w:szCs w:val="24"/>
              </w:rPr>
            </w:pPr>
            <w:r>
              <w:rPr>
                <w:sz w:val="24"/>
                <w:szCs w:val="24"/>
              </w:rPr>
              <w:t>1</w:t>
            </w:r>
            <w:ins w:id="64" w:author="Markus Varlund Strange" w:date="2025-10-24T15:14:00Z" w16du:dateUtc="2025-10-24T13:14:00Z">
              <w:r w:rsidR="00A323E8">
                <w:rPr>
                  <w:sz w:val="24"/>
                  <w:szCs w:val="24"/>
                </w:rPr>
                <w:t>3</w:t>
              </w:r>
            </w:ins>
            <w:del w:id="65" w:author="Markus Varlund Strange" w:date="2025-10-24T15:14:00Z" w16du:dateUtc="2025-10-24T13:14:00Z">
              <w:r w:rsidR="007D5706" w:rsidDel="00A323E8">
                <w:rPr>
                  <w:sz w:val="24"/>
                  <w:szCs w:val="24"/>
                </w:rPr>
                <w:delText>2</w:delText>
              </w:r>
            </w:del>
            <w:r>
              <w:rPr>
                <w:sz w:val="24"/>
                <w:szCs w:val="24"/>
              </w:rPr>
              <w:t>-15 cm</w:t>
            </w:r>
          </w:p>
        </w:tc>
        <w:tc>
          <w:tcPr>
            <w:tcW w:w="2254" w:type="dxa"/>
          </w:tcPr>
          <w:p w14:paraId="59E30B88" w14:textId="3EB442F9" w:rsidR="00197F30" w:rsidRDefault="00197F30" w:rsidP="00D63765">
            <w:pPr>
              <w:spacing w:after="100" w:afterAutospacing="1" w:line="360" w:lineRule="auto"/>
              <w:ind w:left="0" w:right="0" w:firstLine="0"/>
              <w:jc w:val="center"/>
              <w:rPr>
                <w:sz w:val="24"/>
                <w:szCs w:val="24"/>
              </w:rPr>
            </w:pPr>
            <w:del w:id="66" w:author="Markus Varlund Strange" w:date="2025-10-24T15:14:00Z" w16du:dateUtc="2025-10-24T13:14:00Z">
              <w:r w:rsidDel="00A323E8">
                <w:rPr>
                  <w:sz w:val="24"/>
                  <w:szCs w:val="24"/>
                </w:rPr>
                <w:delText>363</w:delText>
              </w:r>
            </w:del>
            <w:ins w:id="67" w:author="Markus Varlund Strange" w:date="2025-10-24T15:14:00Z" w16du:dateUtc="2025-10-24T13:14:00Z">
              <w:r w:rsidR="00A323E8">
                <w:rPr>
                  <w:sz w:val="24"/>
                  <w:szCs w:val="24"/>
                </w:rPr>
                <w:t>831</w:t>
              </w:r>
            </w:ins>
          </w:p>
        </w:tc>
        <w:tc>
          <w:tcPr>
            <w:tcW w:w="2254" w:type="dxa"/>
          </w:tcPr>
          <w:p w14:paraId="763E44A8" w14:textId="4F43CC8F" w:rsidR="00197F30" w:rsidRDefault="00197F30" w:rsidP="00D63765">
            <w:pPr>
              <w:spacing w:after="100" w:afterAutospacing="1" w:line="360" w:lineRule="auto"/>
              <w:ind w:left="0" w:right="0" w:firstLine="0"/>
              <w:jc w:val="center"/>
              <w:rPr>
                <w:sz w:val="24"/>
                <w:szCs w:val="24"/>
              </w:rPr>
            </w:pPr>
            <w:del w:id="68" w:author="Markus Varlund Strange" w:date="2025-10-24T15:15:00Z" w16du:dateUtc="2025-10-24T13:15:00Z">
              <w:r w:rsidDel="00A323E8">
                <w:rPr>
                  <w:sz w:val="24"/>
                  <w:szCs w:val="24"/>
                </w:rPr>
                <w:delText>143</w:delText>
              </w:r>
            </w:del>
            <w:ins w:id="69" w:author="Markus Varlund Strange" w:date="2025-10-24T15:15:00Z" w16du:dateUtc="2025-10-24T13:15:00Z">
              <w:r w:rsidR="00A323E8">
                <w:rPr>
                  <w:sz w:val="24"/>
                  <w:szCs w:val="24"/>
                </w:rPr>
                <w:t>209</w:t>
              </w:r>
            </w:ins>
          </w:p>
        </w:tc>
        <w:tc>
          <w:tcPr>
            <w:tcW w:w="2254" w:type="dxa"/>
            <w:tcBorders>
              <w:right w:val="single" w:sz="4" w:space="0" w:color="auto"/>
            </w:tcBorders>
          </w:tcPr>
          <w:p w14:paraId="4DDCE295" w14:textId="2585954A" w:rsidR="00197F30" w:rsidRDefault="00A323E8" w:rsidP="00D63765">
            <w:pPr>
              <w:spacing w:after="100" w:afterAutospacing="1" w:line="360" w:lineRule="auto"/>
              <w:ind w:left="0" w:right="0" w:firstLine="0"/>
              <w:jc w:val="center"/>
              <w:rPr>
                <w:sz w:val="24"/>
                <w:szCs w:val="24"/>
              </w:rPr>
            </w:pPr>
            <w:ins w:id="70" w:author="Markus Varlund Strange" w:date="2025-10-24T15:16:00Z" w16du:dateUtc="2025-10-24T13:16:00Z">
              <w:r>
                <w:rPr>
                  <w:sz w:val="24"/>
                  <w:szCs w:val="24"/>
                </w:rPr>
                <w:t>25.2</w:t>
              </w:r>
            </w:ins>
            <w:del w:id="71" w:author="Markus Varlund Strange" w:date="2025-10-24T15:15:00Z" w16du:dateUtc="2025-10-24T13:15:00Z">
              <w:r w:rsidR="00197F30" w:rsidDel="00A323E8">
                <w:rPr>
                  <w:sz w:val="24"/>
                  <w:szCs w:val="24"/>
                </w:rPr>
                <w:delText>22.5</w:delText>
              </w:r>
            </w:del>
            <w:r w:rsidR="00197F30">
              <w:rPr>
                <w:sz w:val="24"/>
                <w:szCs w:val="24"/>
              </w:rPr>
              <w:t xml:space="preserve"> %</w:t>
            </w:r>
          </w:p>
        </w:tc>
      </w:tr>
      <w:tr w:rsidR="00197F30" w14:paraId="04DFA93B" w14:textId="77777777" w:rsidTr="00D63765">
        <w:tc>
          <w:tcPr>
            <w:tcW w:w="2254" w:type="dxa"/>
            <w:tcBorders>
              <w:left w:val="single" w:sz="4" w:space="0" w:color="auto"/>
            </w:tcBorders>
          </w:tcPr>
          <w:p w14:paraId="034502E4" w14:textId="15EC562F" w:rsidR="00197F30" w:rsidRDefault="00197F30" w:rsidP="00D63765">
            <w:pPr>
              <w:spacing w:after="100" w:afterAutospacing="1" w:line="360" w:lineRule="auto"/>
              <w:ind w:left="0" w:right="0" w:firstLine="0"/>
              <w:jc w:val="center"/>
              <w:rPr>
                <w:sz w:val="24"/>
                <w:szCs w:val="24"/>
              </w:rPr>
            </w:pPr>
            <w:r>
              <w:rPr>
                <w:sz w:val="24"/>
                <w:szCs w:val="24"/>
              </w:rPr>
              <w:t>1</w:t>
            </w:r>
            <w:ins w:id="72" w:author="Markus Varlund Strange" w:date="2025-10-24T15:14:00Z" w16du:dateUtc="2025-10-24T13:14:00Z">
              <w:r w:rsidR="00A323E8">
                <w:rPr>
                  <w:sz w:val="24"/>
                  <w:szCs w:val="24"/>
                </w:rPr>
                <w:t>6</w:t>
              </w:r>
            </w:ins>
            <w:del w:id="73" w:author="Markus Varlund Strange" w:date="2025-10-24T15:14:00Z" w16du:dateUtc="2025-10-24T13:14:00Z">
              <w:r w:rsidR="007D5706" w:rsidDel="00A323E8">
                <w:rPr>
                  <w:sz w:val="24"/>
                  <w:szCs w:val="24"/>
                </w:rPr>
                <w:delText>5</w:delText>
              </w:r>
            </w:del>
            <w:r>
              <w:rPr>
                <w:sz w:val="24"/>
                <w:szCs w:val="24"/>
              </w:rPr>
              <w:t>-18 cm</w:t>
            </w:r>
          </w:p>
        </w:tc>
        <w:tc>
          <w:tcPr>
            <w:tcW w:w="2254" w:type="dxa"/>
          </w:tcPr>
          <w:p w14:paraId="098C8F51" w14:textId="65FA59A9" w:rsidR="00197F30" w:rsidRDefault="00197F30" w:rsidP="00D63765">
            <w:pPr>
              <w:spacing w:after="100" w:afterAutospacing="1" w:line="360" w:lineRule="auto"/>
              <w:ind w:left="0" w:right="0" w:firstLine="0"/>
              <w:jc w:val="center"/>
              <w:rPr>
                <w:sz w:val="24"/>
                <w:szCs w:val="24"/>
              </w:rPr>
            </w:pPr>
            <w:del w:id="74" w:author="Markus Varlund Strange" w:date="2025-10-24T15:14:00Z" w16du:dateUtc="2025-10-24T13:14:00Z">
              <w:r w:rsidDel="00A323E8">
                <w:rPr>
                  <w:sz w:val="24"/>
                  <w:szCs w:val="24"/>
                </w:rPr>
                <w:delText>1121</w:delText>
              </w:r>
            </w:del>
            <w:ins w:id="75" w:author="Markus Varlund Strange" w:date="2025-10-24T15:14:00Z" w16du:dateUtc="2025-10-24T13:14:00Z">
              <w:r w:rsidR="00A323E8">
                <w:rPr>
                  <w:sz w:val="24"/>
                  <w:szCs w:val="24"/>
                </w:rPr>
                <w:t>991</w:t>
              </w:r>
            </w:ins>
          </w:p>
        </w:tc>
        <w:tc>
          <w:tcPr>
            <w:tcW w:w="2254" w:type="dxa"/>
          </w:tcPr>
          <w:p w14:paraId="7062C987" w14:textId="2B0B6646" w:rsidR="00197F30" w:rsidRDefault="00197F30" w:rsidP="00D63765">
            <w:pPr>
              <w:spacing w:after="100" w:afterAutospacing="1" w:line="360" w:lineRule="auto"/>
              <w:ind w:left="0" w:right="0" w:firstLine="0"/>
              <w:jc w:val="center"/>
              <w:rPr>
                <w:sz w:val="24"/>
                <w:szCs w:val="24"/>
              </w:rPr>
            </w:pPr>
            <w:del w:id="76" w:author="Markus Varlund Strange" w:date="2025-10-24T15:15:00Z" w16du:dateUtc="2025-10-24T13:15:00Z">
              <w:r w:rsidDel="00A323E8">
                <w:rPr>
                  <w:sz w:val="24"/>
                  <w:szCs w:val="24"/>
                </w:rPr>
                <w:delText>286</w:delText>
              </w:r>
            </w:del>
            <w:ins w:id="77" w:author="Markus Varlund Strange" w:date="2025-10-24T15:15:00Z" w16du:dateUtc="2025-10-24T13:15:00Z">
              <w:r w:rsidR="00A323E8">
                <w:rPr>
                  <w:sz w:val="24"/>
                  <w:szCs w:val="24"/>
                </w:rPr>
                <w:t>222</w:t>
              </w:r>
            </w:ins>
          </w:p>
        </w:tc>
        <w:tc>
          <w:tcPr>
            <w:tcW w:w="2254" w:type="dxa"/>
            <w:tcBorders>
              <w:right w:val="single" w:sz="4" w:space="0" w:color="auto"/>
            </w:tcBorders>
          </w:tcPr>
          <w:p w14:paraId="18DA2C3C" w14:textId="49190334" w:rsidR="00197F30" w:rsidRDefault="00A323E8" w:rsidP="00D63765">
            <w:pPr>
              <w:spacing w:after="100" w:afterAutospacing="1" w:line="360" w:lineRule="auto"/>
              <w:ind w:left="0" w:right="0" w:firstLine="0"/>
              <w:jc w:val="center"/>
              <w:rPr>
                <w:sz w:val="24"/>
                <w:szCs w:val="24"/>
              </w:rPr>
            </w:pPr>
            <w:ins w:id="78" w:author="Markus Varlund Strange" w:date="2025-10-24T15:16:00Z" w16du:dateUtc="2025-10-24T13:16:00Z">
              <w:r>
                <w:rPr>
                  <w:sz w:val="24"/>
                  <w:szCs w:val="24"/>
                </w:rPr>
                <w:t>22.4</w:t>
              </w:r>
            </w:ins>
            <w:del w:id="79" w:author="Markus Varlund Strange" w:date="2025-10-24T15:16:00Z" w16du:dateUtc="2025-10-24T13:16:00Z">
              <w:r w:rsidR="00197F30" w:rsidDel="00A323E8">
                <w:rPr>
                  <w:sz w:val="24"/>
                  <w:szCs w:val="24"/>
                </w:rPr>
                <w:delText>25.5</w:delText>
              </w:r>
            </w:del>
            <w:r w:rsidR="00197F30">
              <w:rPr>
                <w:sz w:val="24"/>
                <w:szCs w:val="24"/>
              </w:rPr>
              <w:t xml:space="preserve"> %</w:t>
            </w:r>
          </w:p>
        </w:tc>
      </w:tr>
      <w:tr w:rsidR="00197F30" w14:paraId="69B0A9DC" w14:textId="77777777" w:rsidTr="00D63765">
        <w:tc>
          <w:tcPr>
            <w:tcW w:w="2254" w:type="dxa"/>
            <w:tcBorders>
              <w:left w:val="single" w:sz="4" w:space="0" w:color="auto"/>
            </w:tcBorders>
          </w:tcPr>
          <w:p w14:paraId="136BEF17" w14:textId="5A11CCCA" w:rsidR="00197F30" w:rsidRDefault="00197F30" w:rsidP="00D63765">
            <w:pPr>
              <w:spacing w:after="100" w:afterAutospacing="1" w:line="360" w:lineRule="auto"/>
              <w:ind w:left="0" w:right="0" w:firstLine="0"/>
              <w:jc w:val="center"/>
              <w:rPr>
                <w:sz w:val="24"/>
                <w:szCs w:val="24"/>
              </w:rPr>
            </w:pPr>
            <w:r>
              <w:rPr>
                <w:sz w:val="24"/>
                <w:szCs w:val="24"/>
              </w:rPr>
              <w:t>1</w:t>
            </w:r>
            <w:ins w:id="80" w:author="Markus Varlund Strange" w:date="2025-10-24T15:14:00Z" w16du:dateUtc="2025-10-24T13:14:00Z">
              <w:r w:rsidR="00A323E8">
                <w:rPr>
                  <w:sz w:val="24"/>
                  <w:szCs w:val="24"/>
                </w:rPr>
                <w:t>9</w:t>
              </w:r>
            </w:ins>
            <w:del w:id="81" w:author="Markus Varlund Strange" w:date="2025-10-24T15:14:00Z" w16du:dateUtc="2025-10-24T13:14:00Z">
              <w:r w:rsidDel="00A323E8">
                <w:rPr>
                  <w:sz w:val="24"/>
                  <w:szCs w:val="24"/>
                </w:rPr>
                <w:delText>8</w:delText>
              </w:r>
            </w:del>
            <w:r>
              <w:rPr>
                <w:sz w:val="24"/>
                <w:szCs w:val="24"/>
              </w:rPr>
              <w:t>-21 cm</w:t>
            </w:r>
          </w:p>
        </w:tc>
        <w:tc>
          <w:tcPr>
            <w:tcW w:w="2254" w:type="dxa"/>
          </w:tcPr>
          <w:p w14:paraId="2EBFF0BE" w14:textId="2D593D0D" w:rsidR="00197F30" w:rsidRDefault="00197F30" w:rsidP="00D63765">
            <w:pPr>
              <w:spacing w:after="100" w:afterAutospacing="1" w:line="360" w:lineRule="auto"/>
              <w:ind w:left="0" w:right="0" w:firstLine="0"/>
              <w:jc w:val="center"/>
              <w:rPr>
                <w:sz w:val="24"/>
                <w:szCs w:val="24"/>
              </w:rPr>
            </w:pPr>
            <w:del w:id="82" w:author="Markus Varlund Strange" w:date="2025-10-24T15:14:00Z" w16du:dateUtc="2025-10-24T13:14:00Z">
              <w:r w:rsidDel="00A323E8">
                <w:rPr>
                  <w:sz w:val="24"/>
                  <w:szCs w:val="24"/>
                </w:rPr>
                <w:delText>434</w:delText>
              </w:r>
            </w:del>
            <w:ins w:id="83" w:author="Markus Varlund Strange" w:date="2025-10-24T15:14:00Z" w16du:dateUtc="2025-10-24T13:14:00Z">
              <w:r w:rsidR="00A323E8">
                <w:rPr>
                  <w:sz w:val="24"/>
                  <w:szCs w:val="24"/>
                </w:rPr>
                <w:t>368</w:t>
              </w:r>
            </w:ins>
          </w:p>
        </w:tc>
        <w:tc>
          <w:tcPr>
            <w:tcW w:w="2254" w:type="dxa"/>
          </w:tcPr>
          <w:p w14:paraId="14836305" w14:textId="6A9DC6DE" w:rsidR="00197F30" w:rsidRDefault="00197F30" w:rsidP="00D63765">
            <w:pPr>
              <w:spacing w:after="100" w:afterAutospacing="1" w:line="360" w:lineRule="auto"/>
              <w:ind w:left="0" w:right="0" w:firstLine="0"/>
              <w:jc w:val="center"/>
              <w:rPr>
                <w:sz w:val="24"/>
                <w:szCs w:val="24"/>
              </w:rPr>
            </w:pPr>
            <w:del w:id="84" w:author="Markus Varlund Strange" w:date="2025-10-24T15:15:00Z" w16du:dateUtc="2025-10-24T13:15:00Z">
              <w:r w:rsidDel="00A323E8">
                <w:rPr>
                  <w:sz w:val="24"/>
                  <w:szCs w:val="24"/>
                </w:rPr>
                <w:delText>63</w:delText>
              </w:r>
            </w:del>
            <w:ins w:id="85" w:author="Markus Varlund Strange" w:date="2025-10-24T15:15:00Z" w16du:dateUtc="2025-10-24T13:15:00Z">
              <w:r w:rsidR="00A323E8">
                <w:rPr>
                  <w:sz w:val="24"/>
                  <w:szCs w:val="24"/>
                </w:rPr>
                <w:t>53</w:t>
              </w:r>
            </w:ins>
          </w:p>
        </w:tc>
        <w:tc>
          <w:tcPr>
            <w:tcW w:w="2254" w:type="dxa"/>
            <w:tcBorders>
              <w:right w:val="single" w:sz="4" w:space="0" w:color="auto"/>
            </w:tcBorders>
          </w:tcPr>
          <w:p w14:paraId="0F7A80EC" w14:textId="4F454D3F" w:rsidR="00197F30" w:rsidRDefault="00A323E8" w:rsidP="00D63765">
            <w:pPr>
              <w:spacing w:after="100" w:afterAutospacing="1" w:line="360" w:lineRule="auto"/>
              <w:ind w:left="0" w:right="0" w:firstLine="0"/>
              <w:jc w:val="center"/>
              <w:rPr>
                <w:sz w:val="24"/>
                <w:szCs w:val="24"/>
              </w:rPr>
            </w:pPr>
            <w:ins w:id="86" w:author="Markus Varlund Strange" w:date="2025-10-24T15:16:00Z" w16du:dateUtc="2025-10-24T13:16:00Z">
              <w:r>
                <w:rPr>
                  <w:sz w:val="24"/>
                  <w:szCs w:val="24"/>
                </w:rPr>
                <w:t>14.4</w:t>
              </w:r>
            </w:ins>
            <w:del w:id="87" w:author="Markus Varlund Strange" w:date="2025-10-24T15:16:00Z" w16du:dateUtc="2025-10-24T13:16:00Z">
              <w:r w:rsidR="00197F30" w:rsidDel="00A323E8">
                <w:rPr>
                  <w:sz w:val="24"/>
                  <w:szCs w:val="24"/>
                </w:rPr>
                <w:delText>14.5</w:delText>
              </w:r>
            </w:del>
            <w:r w:rsidR="00197F30">
              <w:rPr>
                <w:sz w:val="24"/>
                <w:szCs w:val="24"/>
              </w:rPr>
              <w:t xml:space="preserve"> %</w:t>
            </w:r>
          </w:p>
        </w:tc>
      </w:tr>
      <w:tr w:rsidR="00197F30" w14:paraId="54960837" w14:textId="77777777" w:rsidTr="00D63765">
        <w:tc>
          <w:tcPr>
            <w:tcW w:w="2254" w:type="dxa"/>
            <w:tcBorders>
              <w:left w:val="single" w:sz="4" w:space="0" w:color="auto"/>
              <w:bottom w:val="dashed" w:sz="4" w:space="0" w:color="auto"/>
            </w:tcBorders>
          </w:tcPr>
          <w:p w14:paraId="39714BBE" w14:textId="176EFDF4" w:rsidR="00197F30" w:rsidRDefault="00A323E8" w:rsidP="00D63765">
            <w:pPr>
              <w:spacing w:after="100" w:afterAutospacing="1" w:line="360" w:lineRule="auto"/>
              <w:ind w:left="0" w:right="0" w:firstLine="0"/>
              <w:jc w:val="center"/>
              <w:rPr>
                <w:sz w:val="24"/>
                <w:szCs w:val="24"/>
              </w:rPr>
            </w:pPr>
            <w:ins w:id="88" w:author="Markus Varlund Strange" w:date="2025-10-24T15:14:00Z" w16du:dateUtc="2025-10-24T13:14:00Z">
              <w:r>
                <w:rPr>
                  <w:sz w:val="24"/>
                  <w:szCs w:val="24"/>
                </w:rPr>
                <w:t>22+</w:t>
              </w:r>
            </w:ins>
            <w:del w:id="89" w:author="Markus Varlund Strange" w:date="2025-10-24T15:14:00Z" w16du:dateUtc="2025-10-24T13:14:00Z">
              <w:r w:rsidR="00197F30" w:rsidDel="00A323E8">
                <w:rPr>
                  <w:sz w:val="24"/>
                  <w:szCs w:val="24"/>
                </w:rPr>
                <w:delText>&gt;21</w:delText>
              </w:r>
            </w:del>
            <w:r w:rsidR="00197F30">
              <w:rPr>
                <w:sz w:val="24"/>
                <w:szCs w:val="24"/>
              </w:rPr>
              <w:t xml:space="preserve"> cm</w:t>
            </w:r>
          </w:p>
        </w:tc>
        <w:tc>
          <w:tcPr>
            <w:tcW w:w="2254" w:type="dxa"/>
            <w:tcBorders>
              <w:bottom w:val="dashed" w:sz="4" w:space="0" w:color="auto"/>
            </w:tcBorders>
          </w:tcPr>
          <w:p w14:paraId="4A73844D" w14:textId="37D97FC2" w:rsidR="00197F30" w:rsidRDefault="00197F30" w:rsidP="00D63765">
            <w:pPr>
              <w:spacing w:after="100" w:afterAutospacing="1" w:line="360" w:lineRule="auto"/>
              <w:ind w:left="0" w:right="0" w:firstLine="0"/>
              <w:jc w:val="center"/>
              <w:rPr>
                <w:sz w:val="24"/>
                <w:szCs w:val="24"/>
              </w:rPr>
            </w:pPr>
            <w:del w:id="90" w:author="Markus Varlund Strange" w:date="2025-10-24T15:15:00Z" w16du:dateUtc="2025-10-24T13:15:00Z">
              <w:r w:rsidDel="00A323E8">
                <w:rPr>
                  <w:sz w:val="24"/>
                  <w:szCs w:val="24"/>
                </w:rPr>
                <w:delText>422</w:delText>
              </w:r>
            </w:del>
            <w:ins w:id="91" w:author="Markus Varlund Strange" w:date="2025-10-24T15:15:00Z" w16du:dateUtc="2025-10-24T13:15:00Z">
              <w:r w:rsidR="00A323E8">
                <w:rPr>
                  <w:sz w:val="24"/>
                  <w:szCs w:val="24"/>
                </w:rPr>
                <w:t>367</w:t>
              </w:r>
            </w:ins>
          </w:p>
        </w:tc>
        <w:tc>
          <w:tcPr>
            <w:tcW w:w="2254" w:type="dxa"/>
            <w:tcBorders>
              <w:bottom w:val="dashed" w:sz="4" w:space="0" w:color="auto"/>
            </w:tcBorders>
          </w:tcPr>
          <w:p w14:paraId="4CA7545D" w14:textId="06303223" w:rsidR="00197F30" w:rsidRDefault="00197F30" w:rsidP="00D63765">
            <w:pPr>
              <w:spacing w:after="100" w:afterAutospacing="1" w:line="360" w:lineRule="auto"/>
              <w:ind w:left="0" w:right="0" w:firstLine="0"/>
              <w:jc w:val="center"/>
              <w:rPr>
                <w:sz w:val="24"/>
                <w:szCs w:val="24"/>
              </w:rPr>
            </w:pPr>
            <w:del w:id="92" w:author="Markus Varlund Strange" w:date="2025-10-24T15:15:00Z" w16du:dateUtc="2025-10-24T13:15:00Z">
              <w:r w:rsidDel="00A323E8">
                <w:rPr>
                  <w:sz w:val="24"/>
                  <w:szCs w:val="24"/>
                </w:rPr>
                <w:delText>19</w:delText>
              </w:r>
            </w:del>
            <w:ins w:id="93" w:author="Markus Varlund Strange" w:date="2025-10-24T15:15:00Z" w16du:dateUtc="2025-10-24T13:15:00Z">
              <w:r w:rsidR="00A323E8">
                <w:rPr>
                  <w:sz w:val="24"/>
                  <w:szCs w:val="24"/>
                </w:rPr>
                <w:t>17</w:t>
              </w:r>
            </w:ins>
          </w:p>
        </w:tc>
        <w:tc>
          <w:tcPr>
            <w:tcW w:w="2254" w:type="dxa"/>
            <w:tcBorders>
              <w:bottom w:val="dashed" w:sz="4" w:space="0" w:color="auto"/>
              <w:right w:val="single" w:sz="4" w:space="0" w:color="auto"/>
            </w:tcBorders>
          </w:tcPr>
          <w:p w14:paraId="4A5C5E2F" w14:textId="5DC45DD0" w:rsidR="00197F30" w:rsidRDefault="00197F30" w:rsidP="00D63765">
            <w:pPr>
              <w:spacing w:after="100" w:afterAutospacing="1" w:line="360" w:lineRule="auto"/>
              <w:ind w:left="0" w:right="0" w:firstLine="0"/>
              <w:jc w:val="center"/>
              <w:rPr>
                <w:sz w:val="24"/>
                <w:szCs w:val="24"/>
              </w:rPr>
            </w:pPr>
            <w:r>
              <w:rPr>
                <w:sz w:val="24"/>
                <w:szCs w:val="24"/>
              </w:rPr>
              <w:t>4.</w:t>
            </w:r>
            <w:ins w:id="94" w:author="Markus Varlund Strange" w:date="2025-10-24T15:16:00Z" w16du:dateUtc="2025-10-24T13:16:00Z">
              <w:r w:rsidR="00A323E8">
                <w:rPr>
                  <w:sz w:val="24"/>
                  <w:szCs w:val="24"/>
                </w:rPr>
                <w:t>6</w:t>
              </w:r>
            </w:ins>
            <w:del w:id="95" w:author="Markus Varlund Strange" w:date="2025-10-24T15:16:00Z" w16du:dateUtc="2025-10-24T13:16:00Z">
              <w:r w:rsidDel="00A323E8">
                <w:rPr>
                  <w:sz w:val="24"/>
                  <w:szCs w:val="24"/>
                </w:rPr>
                <w:delText>5</w:delText>
              </w:r>
            </w:del>
            <w:r>
              <w:rPr>
                <w:sz w:val="24"/>
                <w:szCs w:val="24"/>
              </w:rPr>
              <w:t xml:space="preserve"> %</w:t>
            </w:r>
          </w:p>
        </w:tc>
      </w:tr>
      <w:tr w:rsidR="00197F30" w14:paraId="02F27F02" w14:textId="77777777" w:rsidTr="00D63765">
        <w:tc>
          <w:tcPr>
            <w:tcW w:w="2254" w:type="dxa"/>
            <w:tcBorders>
              <w:top w:val="dashed" w:sz="4" w:space="0" w:color="auto"/>
              <w:left w:val="single" w:sz="4" w:space="0" w:color="auto"/>
            </w:tcBorders>
          </w:tcPr>
          <w:p w14:paraId="1AC60957" w14:textId="77777777" w:rsidR="00197F30" w:rsidRPr="00F51333" w:rsidRDefault="00197F30" w:rsidP="00D63765">
            <w:pPr>
              <w:spacing w:after="100" w:afterAutospacing="1" w:line="360" w:lineRule="auto"/>
              <w:ind w:left="0" w:right="0" w:firstLine="0"/>
              <w:jc w:val="center"/>
              <w:rPr>
                <w:b/>
                <w:bCs/>
                <w:sz w:val="24"/>
                <w:szCs w:val="24"/>
              </w:rPr>
            </w:pPr>
            <w:r>
              <w:rPr>
                <w:b/>
                <w:bCs/>
                <w:sz w:val="24"/>
                <w:szCs w:val="24"/>
              </w:rPr>
              <w:br/>
            </w:r>
            <w:r w:rsidRPr="00F51333">
              <w:rPr>
                <w:b/>
                <w:bCs/>
                <w:sz w:val="24"/>
                <w:szCs w:val="24"/>
              </w:rPr>
              <w:t>PIT-tag</w:t>
            </w:r>
          </w:p>
        </w:tc>
        <w:tc>
          <w:tcPr>
            <w:tcW w:w="2254" w:type="dxa"/>
            <w:tcBorders>
              <w:top w:val="dashed" w:sz="4" w:space="0" w:color="auto"/>
            </w:tcBorders>
          </w:tcPr>
          <w:p w14:paraId="3A60FC8A" w14:textId="77777777" w:rsidR="00197F30" w:rsidRDefault="00197F30" w:rsidP="00D63765">
            <w:pPr>
              <w:spacing w:after="100" w:afterAutospacing="1" w:line="360" w:lineRule="auto"/>
              <w:ind w:left="0" w:right="0" w:firstLine="0"/>
              <w:jc w:val="center"/>
              <w:rPr>
                <w:sz w:val="24"/>
                <w:szCs w:val="24"/>
              </w:rPr>
            </w:pPr>
          </w:p>
        </w:tc>
        <w:tc>
          <w:tcPr>
            <w:tcW w:w="2254" w:type="dxa"/>
            <w:tcBorders>
              <w:top w:val="dashed" w:sz="4" w:space="0" w:color="auto"/>
            </w:tcBorders>
          </w:tcPr>
          <w:p w14:paraId="35C4FADF" w14:textId="77777777" w:rsidR="00197F30" w:rsidRDefault="00197F30" w:rsidP="00D63765">
            <w:pPr>
              <w:spacing w:after="100" w:afterAutospacing="1" w:line="360" w:lineRule="auto"/>
              <w:ind w:left="0" w:right="0" w:firstLine="0"/>
              <w:jc w:val="center"/>
              <w:rPr>
                <w:sz w:val="24"/>
                <w:szCs w:val="24"/>
              </w:rPr>
            </w:pPr>
          </w:p>
        </w:tc>
        <w:tc>
          <w:tcPr>
            <w:tcW w:w="2254" w:type="dxa"/>
            <w:tcBorders>
              <w:top w:val="dashed" w:sz="4" w:space="0" w:color="auto"/>
              <w:right w:val="single" w:sz="4" w:space="0" w:color="auto"/>
            </w:tcBorders>
          </w:tcPr>
          <w:p w14:paraId="60D91474" w14:textId="77777777" w:rsidR="00197F30" w:rsidRDefault="00197F30" w:rsidP="00D63765">
            <w:pPr>
              <w:spacing w:after="100" w:afterAutospacing="1" w:line="360" w:lineRule="auto"/>
              <w:ind w:left="0" w:right="0" w:firstLine="0"/>
              <w:jc w:val="center"/>
              <w:rPr>
                <w:sz w:val="24"/>
                <w:szCs w:val="24"/>
              </w:rPr>
            </w:pPr>
          </w:p>
        </w:tc>
      </w:tr>
      <w:tr w:rsidR="00197F30" w14:paraId="76B81AD7" w14:textId="77777777" w:rsidTr="00D63765">
        <w:tc>
          <w:tcPr>
            <w:tcW w:w="2254" w:type="dxa"/>
            <w:tcBorders>
              <w:left w:val="single" w:sz="4" w:space="0" w:color="auto"/>
            </w:tcBorders>
          </w:tcPr>
          <w:p w14:paraId="2BFF338A" w14:textId="77777777" w:rsidR="00197F30" w:rsidRDefault="00197F30" w:rsidP="00D63765">
            <w:pPr>
              <w:spacing w:after="100" w:afterAutospacing="1" w:line="360" w:lineRule="auto"/>
              <w:ind w:left="0" w:right="0" w:firstLine="0"/>
              <w:jc w:val="center"/>
              <w:rPr>
                <w:sz w:val="24"/>
                <w:szCs w:val="24"/>
              </w:rPr>
            </w:pPr>
            <w:r>
              <w:rPr>
                <w:sz w:val="24"/>
                <w:szCs w:val="24"/>
              </w:rPr>
              <w:t>14 mm</w:t>
            </w:r>
          </w:p>
        </w:tc>
        <w:tc>
          <w:tcPr>
            <w:tcW w:w="2254" w:type="dxa"/>
          </w:tcPr>
          <w:p w14:paraId="7868F75E" w14:textId="77777777" w:rsidR="00197F30" w:rsidRDefault="00197F30" w:rsidP="00D63765">
            <w:pPr>
              <w:spacing w:after="100" w:afterAutospacing="1" w:line="360" w:lineRule="auto"/>
              <w:ind w:left="0" w:right="0" w:firstLine="0"/>
              <w:jc w:val="center"/>
              <w:rPr>
                <w:sz w:val="24"/>
                <w:szCs w:val="24"/>
              </w:rPr>
            </w:pPr>
            <w:r>
              <w:rPr>
                <w:sz w:val="24"/>
                <w:szCs w:val="24"/>
              </w:rPr>
              <w:t>3636</w:t>
            </w:r>
          </w:p>
        </w:tc>
        <w:tc>
          <w:tcPr>
            <w:tcW w:w="2254" w:type="dxa"/>
          </w:tcPr>
          <w:p w14:paraId="6DE6D7DE" w14:textId="77777777" w:rsidR="00197F30" w:rsidRDefault="00197F30" w:rsidP="00D63765">
            <w:pPr>
              <w:spacing w:after="100" w:afterAutospacing="1" w:line="360" w:lineRule="auto"/>
              <w:ind w:left="0" w:right="0" w:firstLine="0"/>
              <w:jc w:val="center"/>
              <w:rPr>
                <w:sz w:val="24"/>
                <w:szCs w:val="24"/>
              </w:rPr>
            </w:pPr>
            <w:r>
              <w:rPr>
                <w:sz w:val="24"/>
                <w:szCs w:val="24"/>
              </w:rPr>
              <w:t>795</w:t>
            </w:r>
          </w:p>
        </w:tc>
        <w:tc>
          <w:tcPr>
            <w:tcW w:w="2254" w:type="dxa"/>
            <w:tcBorders>
              <w:right w:val="single" w:sz="4" w:space="0" w:color="auto"/>
            </w:tcBorders>
          </w:tcPr>
          <w:p w14:paraId="4BF45044" w14:textId="77777777" w:rsidR="00197F30" w:rsidRDefault="00197F30" w:rsidP="00D63765">
            <w:pPr>
              <w:spacing w:after="100" w:afterAutospacing="1" w:line="360" w:lineRule="auto"/>
              <w:ind w:left="0" w:right="0" w:firstLine="0"/>
              <w:jc w:val="center"/>
              <w:rPr>
                <w:sz w:val="24"/>
                <w:szCs w:val="24"/>
              </w:rPr>
            </w:pPr>
            <w:r>
              <w:rPr>
                <w:sz w:val="24"/>
                <w:szCs w:val="24"/>
              </w:rPr>
              <w:t>21.9 %</w:t>
            </w:r>
          </w:p>
        </w:tc>
      </w:tr>
      <w:tr w:rsidR="00197F30" w14:paraId="76F647CB" w14:textId="77777777" w:rsidTr="00D63765">
        <w:tc>
          <w:tcPr>
            <w:tcW w:w="2254" w:type="dxa"/>
            <w:tcBorders>
              <w:left w:val="single" w:sz="4" w:space="0" w:color="auto"/>
              <w:bottom w:val="dashed" w:sz="4" w:space="0" w:color="auto"/>
            </w:tcBorders>
          </w:tcPr>
          <w:p w14:paraId="0FEA97A7" w14:textId="77777777" w:rsidR="00197F30" w:rsidRDefault="00197F30" w:rsidP="00D63765">
            <w:pPr>
              <w:spacing w:after="100" w:afterAutospacing="1" w:line="360" w:lineRule="auto"/>
              <w:ind w:left="0" w:right="0" w:firstLine="0"/>
              <w:jc w:val="center"/>
              <w:rPr>
                <w:sz w:val="24"/>
                <w:szCs w:val="24"/>
              </w:rPr>
            </w:pPr>
            <w:r>
              <w:rPr>
                <w:sz w:val="24"/>
                <w:szCs w:val="24"/>
              </w:rPr>
              <w:t>23 mm</w:t>
            </w:r>
          </w:p>
        </w:tc>
        <w:tc>
          <w:tcPr>
            <w:tcW w:w="2254" w:type="dxa"/>
            <w:tcBorders>
              <w:bottom w:val="dashed" w:sz="4" w:space="0" w:color="auto"/>
            </w:tcBorders>
          </w:tcPr>
          <w:p w14:paraId="35C8AAB9" w14:textId="77777777" w:rsidR="00197F30" w:rsidRDefault="00197F30" w:rsidP="00D63765">
            <w:pPr>
              <w:spacing w:after="100" w:afterAutospacing="1" w:line="360" w:lineRule="auto"/>
              <w:ind w:left="0" w:right="0" w:firstLine="0"/>
              <w:jc w:val="center"/>
              <w:rPr>
                <w:sz w:val="24"/>
                <w:szCs w:val="24"/>
              </w:rPr>
            </w:pPr>
            <w:r>
              <w:rPr>
                <w:sz w:val="24"/>
                <w:szCs w:val="24"/>
              </w:rPr>
              <w:t>1812</w:t>
            </w:r>
          </w:p>
        </w:tc>
        <w:tc>
          <w:tcPr>
            <w:tcW w:w="2254" w:type="dxa"/>
            <w:tcBorders>
              <w:bottom w:val="dashed" w:sz="4" w:space="0" w:color="auto"/>
            </w:tcBorders>
          </w:tcPr>
          <w:p w14:paraId="6E4A58DD" w14:textId="77777777" w:rsidR="00197F30" w:rsidRDefault="00197F30" w:rsidP="00D63765">
            <w:pPr>
              <w:spacing w:after="100" w:afterAutospacing="1" w:line="360" w:lineRule="auto"/>
              <w:ind w:left="0" w:right="0" w:firstLine="0"/>
              <w:jc w:val="center"/>
              <w:rPr>
                <w:sz w:val="24"/>
                <w:szCs w:val="24"/>
              </w:rPr>
            </w:pPr>
            <w:r>
              <w:rPr>
                <w:sz w:val="24"/>
                <w:szCs w:val="24"/>
              </w:rPr>
              <w:t>442</w:t>
            </w:r>
          </w:p>
        </w:tc>
        <w:tc>
          <w:tcPr>
            <w:tcW w:w="2254" w:type="dxa"/>
            <w:tcBorders>
              <w:bottom w:val="dashed" w:sz="4" w:space="0" w:color="auto"/>
              <w:right w:val="single" w:sz="4" w:space="0" w:color="auto"/>
            </w:tcBorders>
          </w:tcPr>
          <w:p w14:paraId="35401870" w14:textId="77777777" w:rsidR="00197F30" w:rsidRDefault="00197F30" w:rsidP="00D63765">
            <w:pPr>
              <w:spacing w:after="100" w:afterAutospacing="1" w:line="360" w:lineRule="auto"/>
              <w:ind w:left="0" w:right="0" w:firstLine="0"/>
              <w:jc w:val="center"/>
              <w:rPr>
                <w:sz w:val="24"/>
                <w:szCs w:val="24"/>
              </w:rPr>
            </w:pPr>
            <w:r>
              <w:rPr>
                <w:sz w:val="24"/>
                <w:szCs w:val="24"/>
              </w:rPr>
              <w:t>24.4 %</w:t>
            </w:r>
          </w:p>
        </w:tc>
      </w:tr>
      <w:tr w:rsidR="00197F30" w14:paraId="04CD9161" w14:textId="77777777" w:rsidTr="00D63765">
        <w:tc>
          <w:tcPr>
            <w:tcW w:w="2254" w:type="dxa"/>
            <w:tcBorders>
              <w:top w:val="dashed" w:sz="4" w:space="0" w:color="auto"/>
              <w:left w:val="single" w:sz="4" w:space="0" w:color="auto"/>
            </w:tcBorders>
          </w:tcPr>
          <w:p w14:paraId="612D1F0B" w14:textId="77777777" w:rsidR="00197F30" w:rsidRPr="00B9090D" w:rsidRDefault="00197F30" w:rsidP="00D63765">
            <w:pPr>
              <w:spacing w:after="100" w:afterAutospacing="1" w:line="360" w:lineRule="auto"/>
              <w:ind w:left="0" w:right="0" w:firstLine="0"/>
              <w:jc w:val="center"/>
              <w:rPr>
                <w:b/>
                <w:bCs/>
                <w:sz w:val="24"/>
                <w:szCs w:val="24"/>
              </w:rPr>
            </w:pPr>
            <w:r>
              <w:rPr>
                <w:b/>
                <w:bCs/>
                <w:sz w:val="24"/>
                <w:szCs w:val="24"/>
              </w:rPr>
              <w:br/>
            </w:r>
            <w:r w:rsidRPr="00B9090D">
              <w:rPr>
                <w:b/>
                <w:bCs/>
                <w:sz w:val="24"/>
                <w:szCs w:val="24"/>
              </w:rPr>
              <w:t>Year</w:t>
            </w:r>
          </w:p>
        </w:tc>
        <w:tc>
          <w:tcPr>
            <w:tcW w:w="2254" w:type="dxa"/>
            <w:tcBorders>
              <w:top w:val="dashed" w:sz="4" w:space="0" w:color="auto"/>
            </w:tcBorders>
          </w:tcPr>
          <w:p w14:paraId="1B0CE335" w14:textId="77777777" w:rsidR="00197F30" w:rsidRDefault="00197F30" w:rsidP="00D63765">
            <w:pPr>
              <w:spacing w:after="100" w:afterAutospacing="1" w:line="360" w:lineRule="auto"/>
              <w:ind w:left="0" w:right="0" w:firstLine="0"/>
              <w:jc w:val="center"/>
              <w:rPr>
                <w:sz w:val="24"/>
                <w:szCs w:val="24"/>
              </w:rPr>
            </w:pPr>
          </w:p>
        </w:tc>
        <w:tc>
          <w:tcPr>
            <w:tcW w:w="2254" w:type="dxa"/>
            <w:tcBorders>
              <w:top w:val="dashed" w:sz="4" w:space="0" w:color="auto"/>
            </w:tcBorders>
          </w:tcPr>
          <w:p w14:paraId="5875258B" w14:textId="77777777" w:rsidR="00197F30" w:rsidRDefault="00197F30" w:rsidP="00D63765">
            <w:pPr>
              <w:spacing w:after="100" w:afterAutospacing="1" w:line="360" w:lineRule="auto"/>
              <w:ind w:left="0" w:right="0" w:firstLine="0"/>
              <w:jc w:val="center"/>
              <w:rPr>
                <w:sz w:val="24"/>
                <w:szCs w:val="24"/>
              </w:rPr>
            </w:pPr>
          </w:p>
        </w:tc>
        <w:tc>
          <w:tcPr>
            <w:tcW w:w="2254" w:type="dxa"/>
            <w:tcBorders>
              <w:top w:val="dashed" w:sz="4" w:space="0" w:color="auto"/>
              <w:right w:val="single" w:sz="4" w:space="0" w:color="auto"/>
            </w:tcBorders>
          </w:tcPr>
          <w:p w14:paraId="212E35AA" w14:textId="77777777" w:rsidR="00197F30" w:rsidRDefault="00197F30" w:rsidP="00D63765">
            <w:pPr>
              <w:spacing w:after="100" w:afterAutospacing="1" w:line="360" w:lineRule="auto"/>
              <w:ind w:left="0" w:right="0" w:firstLine="0"/>
              <w:jc w:val="center"/>
              <w:rPr>
                <w:sz w:val="24"/>
                <w:szCs w:val="24"/>
              </w:rPr>
            </w:pPr>
          </w:p>
        </w:tc>
      </w:tr>
      <w:tr w:rsidR="00197F30" w14:paraId="789FA5AB" w14:textId="77777777" w:rsidTr="00D63765">
        <w:tc>
          <w:tcPr>
            <w:tcW w:w="2254" w:type="dxa"/>
            <w:tcBorders>
              <w:left w:val="single" w:sz="4" w:space="0" w:color="auto"/>
            </w:tcBorders>
          </w:tcPr>
          <w:p w14:paraId="5D4EE8D0" w14:textId="77777777" w:rsidR="00197F30" w:rsidRDefault="00197F30" w:rsidP="00D63765">
            <w:pPr>
              <w:spacing w:after="100" w:afterAutospacing="1" w:line="360" w:lineRule="auto"/>
              <w:ind w:left="0" w:right="0" w:firstLine="0"/>
              <w:jc w:val="center"/>
              <w:rPr>
                <w:sz w:val="24"/>
                <w:szCs w:val="24"/>
              </w:rPr>
            </w:pPr>
            <w:r>
              <w:rPr>
                <w:sz w:val="24"/>
                <w:szCs w:val="24"/>
              </w:rPr>
              <w:t>2022</w:t>
            </w:r>
          </w:p>
        </w:tc>
        <w:tc>
          <w:tcPr>
            <w:tcW w:w="2254" w:type="dxa"/>
          </w:tcPr>
          <w:p w14:paraId="374664B4" w14:textId="77777777" w:rsidR="00197F30" w:rsidRDefault="00197F30" w:rsidP="00D63765">
            <w:pPr>
              <w:spacing w:after="100" w:afterAutospacing="1" w:line="360" w:lineRule="auto"/>
              <w:ind w:left="0" w:right="0" w:firstLine="0"/>
              <w:jc w:val="center"/>
              <w:rPr>
                <w:sz w:val="24"/>
                <w:szCs w:val="24"/>
              </w:rPr>
            </w:pPr>
            <w:r>
              <w:rPr>
                <w:sz w:val="24"/>
                <w:szCs w:val="24"/>
              </w:rPr>
              <w:t>3186</w:t>
            </w:r>
          </w:p>
        </w:tc>
        <w:tc>
          <w:tcPr>
            <w:tcW w:w="2254" w:type="dxa"/>
          </w:tcPr>
          <w:p w14:paraId="229231DF" w14:textId="77777777" w:rsidR="00197F30" w:rsidRDefault="00197F30" w:rsidP="00D63765">
            <w:pPr>
              <w:spacing w:after="100" w:afterAutospacing="1" w:line="360" w:lineRule="auto"/>
              <w:ind w:left="0" w:right="0" w:firstLine="0"/>
              <w:jc w:val="center"/>
              <w:rPr>
                <w:sz w:val="24"/>
                <w:szCs w:val="24"/>
              </w:rPr>
            </w:pPr>
            <w:r>
              <w:rPr>
                <w:sz w:val="24"/>
                <w:szCs w:val="24"/>
              </w:rPr>
              <w:t>802</w:t>
            </w:r>
          </w:p>
        </w:tc>
        <w:tc>
          <w:tcPr>
            <w:tcW w:w="2254" w:type="dxa"/>
            <w:tcBorders>
              <w:right w:val="single" w:sz="4" w:space="0" w:color="auto"/>
            </w:tcBorders>
          </w:tcPr>
          <w:p w14:paraId="5D9001BD" w14:textId="77777777" w:rsidR="00197F30" w:rsidRDefault="00197F30" w:rsidP="00D63765">
            <w:pPr>
              <w:spacing w:after="100" w:afterAutospacing="1" w:line="360" w:lineRule="auto"/>
              <w:ind w:left="0" w:right="0" w:firstLine="0"/>
              <w:jc w:val="center"/>
              <w:rPr>
                <w:sz w:val="24"/>
                <w:szCs w:val="24"/>
              </w:rPr>
            </w:pPr>
            <w:r>
              <w:rPr>
                <w:sz w:val="24"/>
                <w:szCs w:val="24"/>
              </w:rPr>
              <w:t>25.2 %</w:t>
            </w:r>
          </w:p>
        </w:tc>
      </w:tr>
      <w:tr w:rsidR="00197F30" w14:paraId="03D325BD" w14:textId="77777777" w:rsidTr="00D63765">
        <w:tc>
          <w:tcPr>
            <w:tcW w:w="2254" w:type="dxa"/>
            <w:tcBorders>
              <w:left w:val="single" w:sz="4" w:space="0" w:color="auto"/>
              <w:bottom w:val="dashed" w:sz="4" w:space="0" w:color="auto"/>
            </w:tcBorders>
          </w:tcPr>
          <w:p w14:paraId="1FA3948C" w14:textId="77777777" w:rsidR="00197F30" w:rsidRDefault="00197F30" w:rsidP="00D63765">
            <w:pPr>
              <w:spacing w:after="100" w:afterAutospacing="1" w:line="360" w:lineRule="auto"/>
              <w:ind w:left="0" w:right="0" w:firstLine="0"/>
              <w:jc w:val="center"/>
              <w:rPr>
                <w:sz w:val="24"/>
                <w:szCs w:val="24"/>
              </w:rPr>
            </w:pPr>
            <w:r>
              <w:rPr>
                <w:sz w:val="24"/>
                <w:szCs w:val="24"/>
              </w:rPr>
              <w:t>2024</w:t>
            </w:r>
          </w:p>
        </w:tc>
        <w:tc>
          <w:tcPr>
            <w:tcW w:w="2254" w:type="dxa"/>
            <w:tcBorders>
              <w:bottom w:val="dashed" w:sz="4" w:space="0" w:color="auto"/>
            </w:tcBorders>
          </w:tcPr>
          <w:p w14:paraId="61868969" w14:textId="77777777" w:rsidR="00197F30" w:rsidRDefault="00197F30" w:rsidP="00D63765">
            <w:pPr>
              <w:spacing w:after="100" w:afterAutospacing="1" w:line="360" w:lineRule="auto"/>
              <w:ind w:left="0" w:right="0" w:firstLine="0"/>
              <w:jc w:val="center"/>
              <w:rPr>
                <w:sz w:val="24"/>
                <w:szCs w:val="24"/>
              </w:rPr>
            </w:pPr>
            <w:r>
              <w:rPr>
                <w:sz w:val="24"/>
                <w:szCs w:val="24"/>
              </w:rPr>
              <w:t>2262</w:t>
            </w:r>
          </w:p>
        </w:tc>
        <w:tc>
          <w:tcPr>
            <w:tcW w:w="2254" w:type="dxa"/>
            <w:tcBorders>
              <w:bottom w:val="dashed" w:sz="4" w:space="0" w:color="auto"/>
            </w:tcBorders>
          </w:tcPr>
          <w:p w14:paraId="01527716" w14:textId="77777777" w:rsidR="00197F30" w:rsidRDefault="00197F30" w:rsidP="00D63765">
            <w:pPr>
              <w:spacing w:after="100" w:afterAutospacing="1" w:line="360" w:lineRule="auto"/>
              <w:ind w:left="0" w:right="0" w:firstLine="0"/>
              <w:jc w:val="center"/>
              <w:rPr>
                <w:sz w:val="24"/>
                <w:szCs w:val="24"/>
              </w:rPr>
            </w:pPr>
            <w:r>
              <w:rPr>
                <w:sz w:val="24"/>
                <w:szCs w:val="24"/>
              </w:rPr>
              <w:t>435</w:t>
            </w:r>
          </w:p>
        </w:tc>
        <w:tc>
          <w:tcPr>
            <w:tcW w:w="2254" w:type="dxa"/>
            <w:tcBorders>
              <w:bottom w:val="dashed" w:sz="4" w:space="0" w:color="auto"/>
              <w:right w:val="single" w:sz="4" w:space="0" w:color="auto"/>
            </w:tcBorders>
          </w:tcPr>
          <w:p w14:paraId="53AF36B8" w14:textId="77777777" w:rsidR="00197F30" w:rsidRDefault="00197F30" w:rsidP="00D63765">
            <w:pPr>
              <w:spacing w:after="100" w:afterAutospacing="1" w:line="360" w:lineRule="auto"/>
              <w:ind w:left="0" w:right="0" w:firstLine="0"/>
              <w:jc w:val="center"/>
              <w:rPr>
                <w:sz w:val="24"/>
                <w:szCs w:val="24"/>
              </w:rPr>
            </w:pPr>
            <w:r>
              <w:rPr>
                <w:sz w:val="24"/>
                <w:szCs w:val="24"/>
              </w:rPr>
              <w:t>19.2%</w:t>
            </w:r>
          </w:p>
        </w:tc>
      </w:tr>
      <w:tr w:rsidR="00197F30" w14:paraId="23DC6DB3" w14:textId="77777777" w:rsidTr="00D63765">
        <w:tc>
          <w:tcPr>
            <w:tcW w:w="2254" w:type="dxa"/>
            <w:tcBorders>
              <w:top w:val="dashed" w:sz="4" w:space="0" w:color="auto"/>
              <w:left w:val="single" w:sz="4" w:space="0" w:color="auto"/>
            </w:tcBorders>
          </w:tcPr>
          <w:p w14:paraId="565B6A06" w14:textId="77777777" w:rsidR="00197F30" w:rsidRPr="00B9090D" w:rsidRDefault="00197F30" w:rsidP="00D63765">
            <w:pPr>
              <w:spacing w:after="100" w:afterAutospacing="1" w:line="360" w:lineRule="auto"/>
              <w:ind w:left="0" w:right="0" w:firstLine="0"/>
              <w:jc w:val="center"/>
              <w:rPr>
                <w:b/>
                <w:bCs/>
                <w:sz w:val="24"/>
                <w:szCs w:val="24"/>
              </w:rPr>
            </w:pPr>
            <w:r>
              <w:rPr>
                <w:b/>
                <w:bCs/>
                <w:sz w:val="24"/>
                <w:szCs w:val="24"/>
              </w:rPr>
              <w:br/>
            </w:r>
            <w:r w:rsidRPr="00B9090D">
              <w:rPr>
                <w:b/>
                <w:bCs/>
                <w:sz w:val="24"/>
                <w:szCs w:val="24"/>
              </w:rPr>
              <w:t>Release</w:t>
            </w:r>
            <w:r>
              <w:rPr>
                <w:b/>
                <w:bCs/>
                <w:sz w:val="24"/>
                <w:szCs w:val="24"/>
              </w:rPr>
              <w:t xml:space="preserve"> location</w:t>
            </w:r>
          </w:p>
        </w:tc>
        <w:tc>
          <w:tcPr>
            <w:tcW w:w="2254" w:type="dxa"/>
            <w:tcBorders>
              <w:top w:val="dashed" w:sz="4" w:space="0" w:color="auto"/>
            </w:tcBorders>
          </w:tcPr>
          <w:p w14:paraId="0BFF4206" w14:textId="77777777" w:rsidR="00197F30" w:rsidRDefault="00197F30" w:rsidP="00D63765">
            <w:pPr>
              <w:spacing w:after="100" w:afterAutospacing="1" w:line="360" w:lineRule="auto"/>
              <w:ind w:left="0" w:right="0" w:firstLine="0"/>
              <w:jc w:val="center"/>
              <w:rPr>
                <w:sz w:val="24"/>
                <w:szCs w:val="24"/>
              </w:rPr>
            </w:pPr>
          </w:p>
        </w:tc>
        <w:tc>
          <w:tcPr>
            <w:tcW w:w="2254" w:type="dxa"/>
            <w:tcBorders>
              <w:top w:val="dashed" w:sz="4" w:space="0" w:color="auto"/>
            </w:tcBorders>
          </w:tcPr>
          <w:p w14:paraId="5A948B7D" w14:textId="77777777" w:rsidR="00197F30" w:rsidRDefault="00197F30" w:rsidP="00D63765">
            <w:pPr>
              <w:spacing w:after="100" w:afterAutospacing="1" w:line="360" w:lineRule="auto"/>
              <w:ind w:left="0" w:right="0" w:firstLine="0"/>
              <w:jc w:val="center"/>
              <w:rPr>
                <w:sz w:val="24"/>
                <w:szCs w:val="24"/>
              </w:rPr>
            </w:pPr>
          </w:p>
        </w:tc>
        <w:tc>
          <w:tcPr>
            <w:tcW w:w="2254" w:type="dxa"/>
            <w:tcBorders>
              <w:top w:val="dashed" w:sz="4" w:space="0" w:color="auto"/>
              <w:right w:val="single" w:sz="4" w:space="0" w:color="auto"/>
            </w:tcBorders>
          </w:tcPr>
          <w:p w14:paraId="0FB813CE" w14:textId="77777777" w:rsidR="00197F30" w:rsidRDefault="00197F30" w:rsidP="00D63765">
            <w:pPr>
              <w:spacing w:after="100" w:afterAutospacing="1" w:line="360" w:lineRule="auto"/>
              <w:ind w:left="0" w:right="0" w:firstLine="0"/>
              <w:jc w:val="center"/>
              <w:rPr>
                <w:sz w:val="24"/>
                <w:szCs w:val="24"/>
              </w:rPr>
            </w:pPr>
          </w:p>
        </w:tc>
      </w:tr>
      <w:tr w:rsidR="00197F30" w14:paraId="68048191" w14:textId="77777777" w:rsidTr="00D63765">
        <w:tc>
          <w:tcPr>
            <w:tcW w:w="2254" w:type="dxa"/>
            <w:tcBorders>
              <w:left w:val="single" w:sz="4" w:space="0" w:color="auto"/>
            </w:tcBorders>
          </w:tcPr>
          <w:p w14:paraId="5A6937C7" w14:textId="77777777" w:rsidR="00197F30" w:rsidRDefault="00197F30" w:rsidP="00D63765">
            <w:pPr>
              <w:spacing w:after="100" w:afterAutospacing="1" w:line="360" w:lineRule="auto"/>
              <w:ind w:left="0" w:right="0" w:firstLine="0"/>
              <w:jc w:val="center"/>
              <w:rPr>
                <w:sz w:val="24"/>
                <w:szCs w:val="24"/>
              </w:rPr>
            </w:pPr>
            <w:proofErr w:type="spellStart"/>
            <w:r>
              <w:rPr>
                <w:sz w:val="24"/>
                <w:szCs w:val="24"/>
              </w:rPr>
              <w:t>Kalvø</w:t>
            </w:r>
            <w:proofErr w:type="spellEnd"/>
          </w:p>
        </w:tc>
        <w:tc>
          <w:tcPr>
            <w:tcW w:w="2254" w:type="dxa"/>
          </w:tcPr>
          <w:p w14:paraId="118DBFA3" w14:textId="77777777" w:rsidR="00197F30" w:rsidRDefault="00197F30" w:rsidP="00D63765">
            <w:pPr>
              <w:spacing w:after="100" w:afterAutospacing="1" w:line="360" w:lineRule="auto"/>
              <w:ind w:left="0" w:right="0" w:firstLine="0"/>
              <w:jc w:val="center"/>
              <w:rPr>
                <w:sz w:val="24"/>
                <w:szCs w:val="24"/>
              </w:rPr>
            </w:pPr>
            <w:r>
              <w:rPr>
                <w:sz w:val="24"/>
                <w:szCs w:val="24"/>
              </w:rPr>
              <w:t>4765</w:t>
            </w:r>
          </w:p>
        </w:tc>
        <w:tc>
          <w:tcPr>
            <w:tcW w:w="2254" w:type="dxa"/>
          </w:tcPr>
          <w:p w14:paraId="05FD8ABD" w14:textId="77777777" w:rsidR="00197F30" w:rsidRDefault="00197F30" w:rsidP="00D63765">
            <w:pPr>
              <w:spacing w:after="100" w:afterAutospacing="1" w:line="360" w:lineRule="auto"/>
              <w:ind w:left="0" w:right="0" w:firstLine="0"/>
              <w:jc w:val="center"/>
              <w:rPr>
                <w:sz w:val="24"/>
                <w:szCs w:val="24"/>
              </w:rPr>
            </w:pPr>
            <w:r>
              <w:rPr>
                <w:sz w:val="24"/>
                <w:szCs w:val="24"/>
              </w:rPr>
              <w:t>1092</w:t>
            </w:r>
          </w:p>
        </w:tc>
        <w:tc>
          <w:tcPr>
            <w:tcW w:w="2254" w:type="dxa"/>
            <w:tcBorders>
              <w:right w:val="single" w:sz="4" w:space="0" w:color="auto"/>
            </w:tcBorders>
          </w:tcPr>
          <w:p w14:paraId="6AC022D0" w14:textId="77777777" w:rsidR="00197F30" w:rsidRDefault="00197F30" w:rsidP="00D63765">
            <w:pPr>
              <w:spacing w:after="100" w:afterAutospacing="1" w:line="360" w:lineRule="auto"/>
              <w:ind w:left="0" w:right="0" w:firstLine="0"/>
              <w:jc w:val="center"/>
              <w:rPr>
                <w:sz w:val="24"/>
                <w:szCs w:val="24"/>
              </w:rPr>
            </w:pPr>
            <w:r>
              <w:rPr>
                <w:sz w:val="24"/>
                <w:szCs w:val="24"/>
              </w:rPr>
              <w:t>22.9 %</w:t>
            </w:r>
          </w:p>
        </w:tc>
      </w:tr>
      <w:tr w:rsidR="00197F30" w14:paraId="54A118B2" w14:textId="77777777" w:rsidTr="00D63765">
        <w:tc>
          <w:tcPr>
            <w:tcW w:w="2254" w:type="dxa"/>
            <w:tcBorders>
              <w:left w:val="single" w:sz="4" w:space="0" w:color="auto"/>
              <w:bottom w:val="dashed" w:sz="4" w:space="0" w:color="auto"/>
            </w:tcBorders>
          </w:tcPr>
          <w:p w14:paraId="0FEB891F" w14:textId="77777777" w:rsidR="00197F30" w:rsidRDefault="00197F30" w:rsidP="00D63765">
            <w:pPr>
              <w:spacing w:after="100" w:afterAutospacing="1" w:line="360" w:lineRule="auto"/>
              <w:ind w:left="0" w:right="0" w:firstLine="0"/>
              <w:jc w:val="center"/>
              <w:rPr>
                <w:sz w:val="24"/>
                <w:szCs w:val="24"/>
              </w:rPr>
            </w:pPr>
            <w:r>
              <w:rPr>
                <w:sz w:val="24"/>
                <w:szCs w:val="24"/>
              </w:rPr>
              <w:t xml:space="preserve">Not </w:t>
            </w:r>
            <w:proofErr w:type="spellStart"/>
            <w:r>
              <w:rPr>
                <w:sz w:val="24"/>
                <w:szCs w:val="24"/>
              </w:rPr>
              <w:t>Kalvø</w:t>
            </w:r>
            <w:proofErr w:type="spellEnd"/>
          </w:p>
        </w:tc>
        <w:tc>
          <w:tcPr>
            <w:tcW w:w="2254" w:type="dxa"/>
            <w:tcBorders>
              <w:bottom w:val="dashed" w:sz="4" w:space="0" w:color="auto"/>
            </w:tcBorders>
          </w:tcPr>
          <w:p w14:paraId="59F81DE3" w14:textId="77777777" w:rsidR="00197F30" w:rsidRDefault="00197F30" w:rsidP="00D63765">
            <w:pPr>
              <w:spacing w:after="100" w:afterAutospacing="1" w:line="360" w:lineRule="auto"/>
              <w:ind w:left="0" w:right="0" w:firstLine="0"/>
              <w:jc w:val="center"/>
              <w:rPr>
                <w:sz w:val="24"/>
                <w:szCs w:val="24"/>
              </w:rPr>
            </w:pPr>
            <w:r>
              <w:rPr>
                <w:sz w:val="24"/>
                <w:szCs w:val="24"/>
              </w:rPr>
              <w:t>683</w:t>
            </w:r>
          </w:p>
        </w:tc>
        <w:tc>
          <w:tcPr>
            <w:tcW w:w="2254" w:type="dxa"/>
            <w:tcBorders>
              <w:bottom w:val="dashed" w:sz="4" w:space="0" w:color="auto"/>
            </w:tcBorders>
          </w:tcPr>
          <w:p w14:paraId="1E9F6D13" w14:textId="77777777" w:rsidR="00197F30" w:rsidRDefault="00197F30" w:rsidP="00D63765">
            <w:pPr>
              <w:spacing w:after="100" w:afterAutospacing="1" w:line="360" w:lineRule="auto"/>
              <w:ind w:left="0" w:right="0" w:firstLine="0"/>
              <w:jc w:val="center"/>
              <w:rPr>
                <w:sz w:val="24"/>
                <w:szCs w:val="24"/>
              </w:rPr>
            </w:pPr>
            <w:r>
              <w:rPr>
                <w:sz w:val="24"/>
                <w:szCs w:val="24"/>
              </w:rPr>
              <w:t>145</w:t>
            </w:r>
          </w:p>
        </w:tc>
        <w:tc>
          <w:tcPr>
            <w:tcW w:w="2254" w:type="dxa"/>
            <w:tcBorders>
              <w:bottom w:val="dashed" w:sz="4" w:space="0" w:color="auto"/>
              <w:right w:val="single" w:sz="4" w:space="0" w:color="auto"/>
            </w:tcBorders>
          </w:tcPr>
          <w:p w14:paraId="6528430C" w14:textId="77777777" w:rsidR="00197F30" w:rsidRDefault="00197F30" w:rsidP="00D63765">
            <w:pPr>
              <w:spacing w:after="100" w:afterAutospacing="1" w:line="360" w:lineRule="auto"/>
              <w:ind w:left="0" w:right="0" w:firstLine="0"/>
              <w:jc w:val="center"/>
              <w:rPr>
                <w:sz w:val="24"/>
                <w:szCs w:val="24"/>
              </w:rPr>
            </w:pPr>
            <w:r>
              <w:rPr>
                <w:sz w:val="24"/>
                <w:szCs w:val="24"/>
              </w:rPr>
              <w:t>21.2 %</w:t>
            </w:r>
          </w:p>
        </w:tc>
      </w:tr>
      <w:tr w:rsidR="00197F30" w14:paraId="469BBBE2" w14:textId="77777777" w:rsidTr="00D63765">
        <w:tc>
          <w:tcPr>
            <w:tcW w:w="2254" w:type="dxa"/>
            <w:tcBorders>
              <w:top w:val="dashed" w:sz="4" w:space="0" w:color="auto"/>
              <w:left w:val="single" w:sz="4" w:space="0" w:color="auto"/>
            </w:tcBorders>
          </w:tcPr>
          <w:p w14:paraId="433D4FBD" w14:textId="77777777" w:rsidR="00197F30" w:rsidRPr="00C9324E" w:rsidRDefault="00197F30" w:rsidP="00D63765">
            <w:pPr>
              <w:spacing w:after="100" w:afterAutospacing="1" w:line="360" w:lineRule="auto"/>
              <w:ind w:left="0" w:right="0" w:firstLine="0"/>
              <w:jc w:val="center"/>
              <w:rPr>
                <w:b/>
                <w:bCs/>
                <w:sz w:val="24"/>
                <w:szCs w:val="24"/>
              </w:rPr>
            </w:pPr>
            <w:r>
              <w:rPr>
                <w:b/>
                <w:bCs/>
                <w:sz w:val="24"/>
                <w:szCs w:val="24"/>
              </w:rPr>
              <w:br/>
            </w:r>
            <w:r w:rsidRPr="00C9324E">
              <w:rPr>
                <w:b/>
                <w:bCs/>
                <w:sz w:val="24"/>
                <w:szCs w:val="24"/>
              </w:rPr>
              <w:t>Feeding experiment</w:t>
            </w:r>
          </w:p>
        </w:tc>
        <w:tc>
          <w:tcPr>
            <w:tcW w:w="2254" w:type="dxa"/>
            <w:tcBorders>
              <w:top w:val="dashed" w:sz="4" w:space="0" w:color="auto"/>
            </w:tcBorders>
          </w:tcPr>
          <w:p w14:paraId="2228CECB" w14:textId="77777777" w:rsidR="00197F30" w:rsidRDefault="00197F30" w:rsidP="00D63765">
            <w:pPr>
              <w:spacing w:after="100" w:afterAutospacing="1" w:line="360" w:lineRule="auto"/>
              <w:ind w:left="0" w:right="0" w:firstLine="0"/>
              <w:jc w:val="center"/>
              <w:rPr>
                <w:sz w:val="24"/>
                <w:szCs w:val="24"/>
              </w:rPr>
            </w:pPr>
          </w:p>
        </w:tc>
        <w:tc>
          <w:tcPr>
            <w:tcW w:w="2254" w:type="dxa"/>
            <w:tcBorders>
              <w:top w:val="dashed" w:sz="4" w:space="0" w:color="auto"/>
            </w:tcBorders>
          </w:tcPr>
          <w:p w14:paraId="12920004" w14:textId="77777777" w:rsidR="00197F30" w:rsidRDefault="00197F30" w:rsidP="00D63765">
            <w:pPr>
              <w:spacing w:after="100" w:afterAutospacing="1" w:line="360" w:lineRule="auto"/>
              <w:ind w:left="0" w:right="0" w:firstLine="0"/>
              <w:jc w:val="center"/>
              <w:rPr>
                <w:sz w:val="24"/>
                <w:szCs w:val="24"/>
              </w:rPr>
            </w:pPr>
          </w:p>
        </w:tc>
        <w:tc>
          <w:tcPr>
            <w:tcW w:w="2254" w:type="dxa"/>
            <w:tcBorders>
              <w:top w:val="dashed" w:sz="4" w:space="0" w:color="auto"/>
              <w:right w:val="single" w:sz="4" w:space="0" w:color="auto"/>
            </w:tcBorders>
          </w:tcPr>
          <w:p w14:paraId="06174AC3" w14:textId="77777777" w:rsidR="00197F30" w:rsidRDefault="00197F30" w:rsidP="00D63765">
            <w:pPr>
              <w:spacing w:after="100" w:afterAutospacing="1" w:line="360" w:lineRule="auto"/>
              <w:ind w:left="0" w:right="0" w:firstLine="0"/>
              <w:jc w:val="center"/>
              <w:rPr>
                <w:sz w:val="24"/>
                <w:szCs w:val="24"/>
              </w:rPr>
            </w:pPr>
          </w:p>
        </w:tc>
      </w:tr>
      <w:tr w:rsidR="00197F30" w14:paraId="60E72702" w14:textId="77777777" w:rsidTr="00D63765">
        <w:tc>
          <w:tcPr>
            <w:tcW w:w="2254" w:type="dxa"/>
            <w:tcBorders>
              <w:left w:val="single" w:sz="4" w:space="0" w:color="auto"/>
            </w:tcBorders>
          </w:tcPr>
          <w:p w14:paraId="5F83AAE9" w14:textId="77777777" w:rsidR="00197F30" w:rsidRDefault="00197F30" w:rsidP="00D63765">
            <w:pPr>
              <w:spacing w:after="100" w:afterAutospacing="1" w:line="360" w:lineRule="auto"/>
              <w:ind w:left="0" w:right="0" w:firstLine="0"/>
              <w:jc w:val="center"/>
              <w:rPr>
                <w:sz w:val="24"/>
                <w:szCs w:val="24"/>
              </w:rPr>
            </w:pPr>
            <w:r>
              <w:rPr>
                <w:sz w:val="24"/>
                <w:szCs w:val="24"/>
              </w:rPr>
              <w:t>14 mm PIT-tag</w:t>
            </w:r>
          </w:p>
        </w:tc>
        <w:tc>
          <w:tcPr>
            <w:tcW w:w="2254" w:type="dxa"/>
          </w:tcPr>
          <w:p w14:paraId="5940965E" w14:textId="77777777" w:rsidR="00197F30" w:rsidRDefault="00197F30" w:rsidP="00D63765">
            <w:pPr>
              <w:spacing w:after="100" w:afterAutospacing="1" w:line="360" w:lineRule="auto"/>
              <w:ind w:left="0" w:right="0" w:firstLine="0"/>
              <w:jc w:val="center"/>
              <w:rPr>
                <w:sz w:val="24"/>
                <w:szCs w:val="24"/>
              </w:rPr>
            </w:pPr>
            <w:r>
              <w:rPr>
                <w:sz w:val="24"/>
                <w:szCs w:val="24"/>
              </w:rPr>
              <w:t>160</w:t>
            </w:r>
          </w:p>
        </w:tc>
        <w:tc>
          <w:tcPr>
            <w:tcW w:w="2254" w:type="dxa"/>
          </w:tcPr>
          <w:p w14:paraId="1DD5794E" w14:textId="77777777" w:rsidR="00197F30" w:rsidRDefault="00197F30" w:rsidP="00D63765">
            <w:pPr>
              <w:spacing w:after="100" w:afterAutospacing="1" w:line="360" w:lineRule="auto"/>
              <w:ind w:left="0" w:right="0" w:firstLine="0"/>
              <w:jc w:val="center"/>
              <w:rPr>
                <w:sz w:val="24"/>
                <w:szCs w:val="24"/>
              </w:rPr>
            </w:pPr>
            <w:r>
              <w:rPr>
                <w:sz w:val="24"/>
                <w:szCs w:val="24"/>
              </w:rPr>
              <w:t>43</w:t>
            </w:r>
          </w:p>
        </w:tc>
        <w:tc>
          <w:tcPr>
            <w:tcW w:w="2254" w:type="dxa"/>
            <w:tcBorders>
              <w:right w:val="single" w:sz="4" w:space="0" w:color="auto"/>
            </w:tcBorders>
          </w:tcPr>
          <w:p w14:paraId="219B610E" w14:textId="77777777" w:rsidR="00197F30" w:rsidRDefault="00197F30" w:rsidP="00D63765">
            <w:pPr>
              <w:spacing w:after="100" w:afterAutospacing="1" w:line="360" w:lineRule="auto"/>
              <w:ind w:left="0" w:right="0" w:firstLine="0"/>
              <w:jc w:val="center"/>
              <w:rPr>
                <w:sz w:val="24"/>
                <w:szCs w:val="24"/>
              </w:rPr>
            </w:pPr>
            <w:r>
              <w:rPr>
                <w:sz w:val="24"/>
                <w:szCs w:val="24"/>
              </w:rPr>
              <w:t>28.9 %</w:t>
            </w:r>
          </w:p>
        </w:tc>
      </w:tr>
      <w:tr w:rsidR="00197F30" w14:paraId="7322458C" w14:textId="77777777" w:rsidTr="00D63765">
        <w:tc>
          <w:tcPr>
            <w:tcW w:w="2254" w:type="dxa"/>
            <w:tcBorders>
              <w:left w:val="single" w:sz="4" w:space="0" w:color="auto"/>
              <w:bottom w:val="single" w:sz="4" w:space="0" w:color="auto"/>
            </w:tcBorders>
          </w:tcPr>
          <w:p w14:paraId="1ED05829" w14:textId="77777777" w:rsidR="00197F30" w:rsidRDefault="00197F30" w:rsidP="00D63765">
            <w:pPr>
              <w:spacing w:after="100" w:afterAutospacing="1" w:line="360" w:lineRule="auto"/>
              <w:ind w:left="0" w:right="0" w:firstLine="0"/>
              <w:jc w:val="center"/>
              <w:rPr>
                <w:sz w:val="24"/>
                <w:szCs w:val="24"/>
              </w:rPr>
            </w:pPr>
            <w:r>
              <w:rPr>
                <w:sz w:val="24"/>
                <w:szCs w:val="24"/>
              </w:rPr>
              <w:t>23 mm PIT-tag</w:t>
            </w:r>
          </w:p>
        </w:tc>
        <w:tc>
          <w:tcPr>
            <w:tcW w:w="2254" w:type="dxa"/>
            <w:tcBorders>
              <w:bottom w:val="single" w:sz="4" w:space="0" w:color="auto"/>
            </w:tcBorders>
          </w:tcPr>
          <w:p w14:paraId="39D2EDF8" w14:textId="77777777" w:rsidR="00197F30" w:rsidRDefault="00197F30" w:rsidP="00D63765">
            <w:pPr>
              <w:spacing w:after="100" w:afterAutospacing="1" w:line="360" w:lineRule="auto"/>
              <w:ind w:left="0" w:right="0" w:firstLine="0"/>
              <w:jc w:val="center"/>
              <w:rPr>
                <w:sz w:val="24"/>
                <w:szCs w:val="24"/>
              </w:rPr>
            </w:pPr>
            <w:r>
              <w:rPr>
                <w:sz w:val="24"/>
                <w:szCs w:val="24"/>
              </w:rPr>
              <w:t>31</w:t>
            </w:r>
          </w:p>
        </w:tc>
        <w:tc>
          <w:tcPr>
            <w:tcW w:w="2254" w:type="dxa"/>
            <w:tcBorders>
              <w:bottom w:val="single" w:sz="4" w:space="0" w:color="auto"/>
            </w:tcBorders>
          </w:tcPr>
          <w:p w14:paraId="6C000B19" w14:textId="77777777" w:rsidR="00197F30" w:rsidRDefault="00197F30" w:rsidP="00D63765">
            <w:pPr>
              <w:spacing w:after="100" w:afterAutospacing="1" w:line="360" w:lineRule="auto"/>
              <w:ind w:left="0" w:right="0" w:firstLine="0"/>
              <w:jc w:val="center"/>
              <w:rPr>
                <w:sz w:val="24"/>
                <w:szCs w:val="24"/>
              </w:rPr>
            </w:pPr>
            <w:r>
              <w:rPr>
                <w:sz w:val="24"/>
                <w:szCs w:val="24"/>
              </w:rPr>
              <w:t>16</w:t>
            </w:r>
          </w:p>
        </w:tc>
        <w:tc>
          <w:tcPr>
            <w:tcW w:w="2254" w:type="dxa"/>
            <w:tcBorders>
              <w:bottom w:val="single" w:sz="4" w:space="0" w:color="auto"/>
              <w:right w:val="single" w:sz="4" w:space="0" w:color="auto"/>
            </w:tcBorders>
          </w:tcPr>
          <w:p w14:paraId="58B6AD46" w14:textId="77777777" w:rsidR="00197F30" w:rsidRDefault="00197F30" w:rsidP="00D63765">
            <w:pPr>
              <w:spacing w:after="100" w:afterAutospacing="1" w:line="360" w:lineRule="auto"/>
              <w:ind w:left="0" w:right="0" w:firstLine="0"/>
              <w:jc w:val="center"/>
              <w:rPr>
                <w:sz w:val="24"/>
                <w:szCs w:val="24"/>
              </w:rPr>
            </w:pPr>
            <w:r>
              <w:rPr>
                <w:sz w:val="24"/>
                <w:szCs w:val="24"/>
              </w:rPr>
              <w:t>51.6 %</w:t>
            </w:r>
          </w:p>
        </w:tc>
      </w:tr>
    </w:tbl>
    <w:p w14:paraId="2C280831" w14:textId="77777777" w:rsidR="00197F30" w:rsidRDefault="00197F30" w:rsidP="00AD7D39">
      <w:pPr>
        <w:spacing w:after="100" w:afterAutospacing="1" w:line="360" w:lineRule="auto"/>
        <w:ind w:left="0" w:right="0" w:firstLine="0"/>
        <w:rPr>
          <w:sz w:val="24"/>
          <w:szCs w:val="24"/>
        </w:rPr>
      </w:pPr>
    </w:p>
    <w:p w14:paraId="1D7C0A9B" w14:textId="77777777" w:rsidR="00197F30" w:rsidRDefault="00197F30" w:rsidP="00C0247E">
      <w:pPr>
        <w:spacing w:after="100" w:afterAutospacing="1" w:line="360" w:lineRule="auto"/>
        <w:ind w:left="0" w:right="0" w:firstLine="0"/>
        <w:rPr>
          <w:sz w:val="24"/>
          <w:szCs w:val="24"/>
        </w:rPr>
      </w:pPr>
    </w:p>
    <w:p w14:paraId="64A561D8" w14:textId="77777777" w:rsidR="00696AE8" w:rsidRDefault="00C0247E" w:rsidP="00197F30">
      <w:pPr>
        <w:spacing w:after="100" w:afterAutospacing="1" w:line="360" w:lineRule="auto"/>
        <w:ind w:left="0" w:right="0" w:firstLine="0"/>
        <w:rPr>
          <w:sz w:val="24"/>
          <w:szCs w:val="24"/>
        </w:rPr>
      </w:pPr>
      <w:r>
        <w:rPr>
          <w:sz w:val="24"/>
          <w:szCs w:val="24"/>
        </w:rPr>
        <w:t>Statistical model</w:t>
      </w:r>
    </w:p>
    <w:p w14:paraId="3311E410" w14:textId="6A370BFF" w:rsidR="00197F30" w:rsidRPr="00E30A50" w:rsidRDefault="00197F30" w:rsidP="00197F30">
      <w:pPr>
        <w:spacing w:after="100" w:afterAutospacing="1" w:line="360" w:lineRule="auto"/>
        <w:ind w:left="0" w:right="0" w:firstLine="0"/>
        <w:rPr>
          <w:sz w:val="24"/>
          <w:szCs w:val="24"/>
          <w:rPrChange w:id="96" w:author="Markus Varlund Strange" w:date="2025-10-24T19:54:00Z" w16du:dateUtc="2025-10-24T17:54:00Z">
            <w:rPr>
              <w:sz w:val="22"/>
            </w:rPr>
          </w:rPrChange>
        </w:rPr>
      </w:pPr>
      <w:r>
        <w:rPr>
          <w:sz w:val="24"/>
          <w:szCs w:val="24"/>
        </w:rPr>
        <w:t xml:space="preserve">Cormorants showed weak size selection towards cod in our range of fish sizes. The smallest </w:t>
      </w:r>
      <w:del w:id="97" w:author="Markus Varlund Strange" w:date="2025-10-24T15:18:00Z" w16du:dateUtc="2025-10-24T13:18:00Z">
        <w:r w:rsidDel="00A323E8">
          <w:rPr>
            <w:sz w:val="24"/>
            <w:szCs w:val="24"/>
          </w:rPr>
          <w:delText xml:space="preserve">and largest </w:delText>
        </w:r>
      </w:del>
      <w:r>
        <w:rPr>
          <w:sz w:val="24"/>
          <w:szCs w:val="24"/>
        </w:rPr>
        <w:t xml:space="preserve">cod </w:t>
      </w:r>
      <w:r w:rsidR="0091662C">
        <w:rPr>
          <w:sz w:val="24"/>
          <w:szCs w:val="24"/>
        </w:rPr>
        <w:t>were least vulnerable to predation, but all 95 %-confidence intervals for the parameter related to cod size, p</w:t>
      </w:r>
      <w:r w:rsidR="0091662C">
        <w:rPr>
          <w:sz w:val="24"/>
          <w:szCs w:val="24"/>
          <w:vertAlign w:val="subscript"/>
        </w:rPr>
        <w:t xml:space="preserve">0,1,1 </w:t>
      </w:r>
      <w:r w:rsidR="0091662C">
        <w:rPr>
          <w:sz w:val="24"/>
          <w:szCs w:val="24"/>
        </w:rPr>
        <w:t>to p</w:t>
      </w:r>
      <w:r w:rsidR="0091662C">
        <w:rPr>
          <w:sz w:val="24"/>
          <w:szCs w:val="24"/>
          <w:vertAlign w:val="subscript"/>
        </w:rPr>
        <w:t>0,1,5</w:t>
      </w:r>
      <w:r w:rsidR="0091662C">
        <w:rPr>
          <w:sz w:val="24"/>
          <w:szCs w:val="24"/>
        </w:rPr>
        <w:t>, overlapped (table XX</w:t>
      </w:r>
      <w:r w:rsidR="006A1CF7">
        <w:rPr>
          <w:sz w:val="24"/>
          <w:szCs w:val="24"/>
        </w:rPr>
        <w:t>2</w:t>
      </w:r>
      <w:r w:rsidR="0091662C">
        <w:rPr>
          <w:sz w:val="24"/>
          <w:szCs w:val="24"/>
        </w:rPr>
        <w:t>). Contrastingly, cormorants showed strong size selection towards flounder, where the medium sized flounder, parameters p</w:t>
      </w:r>
      <w:r w:rsidR="0091662C">
        <w:rPr>
          <w:sz w:val="24"/>
          <w:szCs w:val="24"/>
          <w:vertAlign w:val="subscript"/>
        </w:rPr>
        <w:t xml:space="preserve">0,2,2 </w:t>
      </w:r>
      <w:r w:rsidR="0091662C">
        <w:rPr>
          <w:sz w:val="24"/>
          <w:szCs w:val="24"/>
        </w:rPr>
        <w:t>and p</w:t>
      </w:r>
      <w:r w:rsidR="0091662C">
        <w:rPr>
          <w:sz w:val="24"/>
          <w:szCs w:val="24"/>
          <w:vertAlign w:val="subscript"/>
        </w:rPr>
        <w:t>0,2,3</w:t>
      </w:r>
      <w:r w:rsidR="0091662C">
        <w:rPr>
          <w:sz w:val="24"/>
          <w:szCs w:val="24"/>
        </w:rPr>
        <w:t xml:space="preserve">, experience much higher </w:t>
      </w:r>
      <w:r w:rsidR="00582426">
        <w:rPr>
          <w:sz w:val="24"/>
          <w:szCs w:val="24"/>
        </w:rPr>
        <w:t xml:space="preserve">predation </w:t>
      </w:r>
      <w:r w:rsidR="0091662C">
        <w:rPr>
          <w:sz w:val="24"/>
          <w:szCs w:val="24"/>
        </w:rPr>
        <w:t>than the bigge</w:t>
      </w:r>
      <w:r w:rsidR="00861DDD">
        <w:rPr>
          <w:sz w:val="24"/>
          <w:szCs w:val="24"/>
        </w:rPr>
        <w:t>r</w:t>
      </w:r>
      <w:r w:rsidR="0091662C">
        <w:rPr>
          <w:sz w:val="24"/>
          <w:szCs w:val="24"/>
        </w:rPr>
        <w:t xml:space="preserve"> </w:t>
      </w:r>
      <w:r w:rsidR="00861DDD">
        <w:rPr>
          <w:sz w:val="24"/>
          <w:szCs w:val="24"/>
        </w:rPr>
        <w:t>size-classes</w:t>
      </w:r>
      <w:r w:rsidR="0091662C">
        <w:rPr>
          <w:sz w:val="24"/>
          <w:szCs w:val="24"/>
        </w:rPr>
        <w:t>, p</w:t>
      </w:r>
      <w:r w:rsidR="0091662C">
        <w:rPr>
          <w:sz w:val="24"/>
          <w:szCs w:val="24"/>
          <w:vertAlign w:val="subscript"/>
        </w:rPr>
        <w:t xml:space="preserve">0,2,4 </w:t>
      </w:r>
      <w:r w:rsidR="0091662C">
        <w:rPr>
          <w:sz w:val="24"/>
          <w:szCs w:val="24"/>
        </w:rPr>
        <w:t>and especially p</w:t>
      </w:r>
      <w:r w:rsidR="0091662C">
        <w:rPr>
          <w:sz w:val="24"/>
          <w:szCs w:val="24"/>
          <w:vertAlign w:val="subscript"/>
        </w:rPr>
        <w:t xml:space="preserve">0,2,5 </w:t>
      </w:r>
      <w:r w:rsidR="0091662C">
        <w:rPr>
          <w:sz w:val="24"/>
          <w:szCs w:val="24"/>
        </w:rPr>
        <w:t xml:space="preserve">(table </w:t>
      </w:r>
      <w:r w:rsidR="006A1CF7">
        <w:rPr>
          <w:sz w:val="24"/>
          <w:szCs w:val="24"/>
        </w:rPr>
        <w:t>XX2</w:t>
      </w:r>
      <w:r w:rsidR="0091662C">
        <w:rPr>
          <w:sz w:val="24"/>
          <w:szCs w:val="24"/>
        </w:rPr>
        <w:t xml:space="preserve">). </w:t>
      </w:r>
      <w:r w:rsidR="00582426">
        <w:rPr>
          <w:sz w:val="24"/>
          <w:szCs w:val="24"/>
        </w:rPr>
        <w:t xml:space="preserve">The effect of PIT-tag size was statistically significant, as the confidence interval for </w:t>
      </w:r>
      <m:oMath>
        <m:sSub>
          <m:sSubPr>
            <m:ctrlPr>
              <w:rPr>
                <w:rFonts w:ascii="Cambria Math" w:hAnsi="Cambria Math"/>
                <w:i/>
                <w:sz w:val="22"/>
              </w:rPr>
            </m:ctrlPr>
          </m:sSubPr>
          <m:e>
            <m:r>
              <w:rPr>
                <w:rFonts w:ascii="Cambria Math" w:hAnsi="Cambria Math"/>
                <w:sz w:val="22"/>
              </w:rPr>
              <m:t>γ</m:t>
            </m:r>
          </m:e>
          <m:sub>
            <m:r>
              <w:rPr>
                <w:rFonts w:ascii="Cambria Math" w:hAnsi="Cambria Math"/>
                <w:sz w:val="22"/>
              </w:rPr>
              <m:t>2</m:t>
            </m:r>
          </m:sub>
        </m:sSub>
      </m:oMath>
      <w:r w:rsidR="00582426">
        <w:rPr>
          <w:sz w:val="24"/>
          <w:szCs w:val="24"/>
        </w:rPr>
        <w:t xml:space="preserve"> did not include 0. </w:t>
      </w:r>
      <w:r w:rsidR="00582426" w:rsidRPr="00F05C1B">
        <w:rPr>
          <w:sz w:val="24"/>
          <w:szCs w:val="24"/>
        </w:rPr>
        <w:t>The odds of finding a 23 mm PIT-tag were 2</w:t>
      </w:r>
      <w:ins w:id="98" w:author="Markus Varlund Strange" w:date="2025-10-24T19:42:00Z" w16du:dateUtc="2025-10-24T17:42:00Z">
        <w:r w:rsidR="00D673C6">
          <w:rPr>
            <w:sz w:val="24"/>
            <w:szCs w:val="24"/>
          </w:rPr>
          <w:t>1.</w:t>
        </w:r>
      </w:ins>
      <w:ins w:id="99" w:author="Markus Varlund Strange" w:date="2025-10-24T19:45:00Z" w16du:dateUtc="2025-10-24T17:45:00Z">
        <w:r w:rsidR="00B32542">
          <w:rPr>
            <w:sz w:val="24"/>
            <w:szCs w:val="24"/>
          </w:rPr>
          <w:t>9</w:t>
        </w:r>
      </w:ins>
      <w:del w:id="100" w:author="Markus Varlund Strange" w:date="2025-10-24T19:42:00Z" w16du:dateUtc="2025-10-24T17:42:00Z">
        <w:r w:rsidR="00582426" w:rsidRPr="00F05C1B" w:rsidDel="00D673C6">
          <w:rPr>
            <w:sz w:val="24"/>
            <w:szCs w:val="24"/>
          </w:rPr>
          <w:delText>7.1</w:delText>
        </w:r>
      </w:del>
      <w:r w:rsidR="00582426" w:rsidRPr="00F05C1B">
        <w:rPr>
          <w:sz w:val="24"/>
          <w:szCs w:val="24"/>
        </w:rPr>
        <w:t xml:space="preserve"> % larger than for a 14 mm tag</w:t>
      </w:r>
      <w:r w:rsidR="00F34FC0" w:rsidRPr="00F05C1B">
        <w:rPr>
          <w:sz w:val="24"/>
          <w:szCs w:val="24"/>
        </w:rPr>
        <w:t xml:space="preserve"> (table XX</w:t>
      </w:r>
      <w:r w:rsidR="006A1CF7" w:rsidRPr="00F05C1B">
        <w:rPr>
          <w:sz w:val="24"/>
          <w:szCs w:val="24"/>
        </w:rPr>
        <w:t>2</w:t>
      </w:r>
      <w:r w:rsidR="00F34FC0" w:rsidRPr="00F05C1B">
        <w:rPr>
          <w:sz w:val="24"/>
          <w:szCs w:val="24"/>
        </w:rPr>
        <w:t>)</w:t>
      </w:r>
      <w:r w:rsidR="00582426" w:rsidRPr="00F05C1B">
        <w:rPr>
          <w:sz w:val="24"/>
          <w:szCs w:val="24"/>
        </w:rPr>
        <w:t xml:space="preserve">. The effect of year was likewise significant, as the confidence interval for </w:t>
      </w: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2</m:t>
            </m:r>
          </m:sub>
        </m:sSub>
      </m:oMath>
      <w:r w:rsidR="00582426" w:rsidRPr="00861DDD">
        <w:rPr>
          <w:sz w:val="24"/>
          <w:szCs w:val="24"/>
        </w:rPr>
        <w:t xml:space="preserve"> did not include 0</w:t>
      </w:r>
      <w:ins w:id="101" w:author="Markus Varlund Strange" w:date="2025-10-24T19:43:00Z" w16du:dateUtc="2025-10-24T17:43:00Z">
        <w:r w:rsidR="00D673C6">
          <w:rPr>
            <w:sz w:val="24"/>
            <w:szCs w:val="24"/>
          </w:rPr>
          <w:t>.</w:t>
        </w:r>
      </w:ins>
      <w:del w:id="102" w:author="Markus Varlund Strange" w:date="2025-10-24T19:42:00Z" w16du:dateUtc="2025-10-24T17:42:00Z">
        <w:r w:rsidR="00582426" w:rsidRPr="00861DDD" w:rsidDel="00D673C6">
          <w:rPr>
            <w:sz w:val="24"/>
            <w:szCs w:val="24"/>
          </w:rPr>
          <w:delText>,</w:delText>
        </w:r>
      </w:del>
      <w:r w:rsidR="00582426" w:rsidRPr="00861DDD">
        <w:rPr>
          <w:sz w:val="24"/>
          <w:szCs w:val="24"/>
        </w:rPr>
        <w:t xml:space="preserve"> The odds of finding a tag was </w:t>
      </w:r>
      <w:del w:id="103" w:author="Markus Varlund Strange" w:date="2025-10-24T19:45:00Z" w16du:dateUtc="2025-10-24T17:45:00Z">
        <w:r w:rsidR="00582426" w:rsidRPr="00861DDD" w:rsidDel="00B32542">
          <w:rPr>
            <w:sz w:val="24"/>
            <w:szCs w:val="24"/>
          </w:rPr>
          <w:delText>18.5</w:delText>
        </w:r>
      </w:del>
      <w:ins w:id="104" w:author="Markus Varlund Strange" w:date="2025-10-24T19:45:00Z" w16du:dateUtc="2025-10-24T17:45:00Z">
        <w:r w:rsidR="00B32542">
          <w:rPr>
            <w:sz w:val="24"/>
            <w:szCs w:val="24"/>
          </w:rPr>
          <w:t>20.3</w:t>
        </w:r>
      </w:ins>
      <w:r w:rsidR="00582426" w:rsidRPr="00861DDD">
        <w:rPr>
          <w:sz w:val="24"/>
          <w:szCs w:val="24"/>
        </w:rPr>
        <w:t xml:space="preserve"> % smaller in 2024 compared to 2022</w:t>
      </w:r>
      <w:r w:rsidR="00F34FC0" w:rsidRPr="00861DDD">
        <w:rPr>
          <w:sz w:val="24"/>
          <w:szCs w:val="24"/>
        </w:rPr>
        <w:t xml:space="preserve"> (table XX</w:t>
      </w:r>
      <w:r w:rsidR="006A1CF7" w:rsidRPr="00861DDD">
        <w:rPr>
          <w:sz w:val="24"/>
          <w:szCs w:val="24"/>
        </w:rPr>
        <w:t>2</w:t>
      </w:r>
      <w:r w:rsidR="00F34FC0" w:rsidRPr="00861DDD">
        <w:rPr>
          <w:sz w:val="24"/>
          <w:szCs w:val="24"/>
        </w:rPr>
        <w:t>)</w:t>
      </w:r>
      <w:r w:rsidR="00582426" w:rsidRPr="00861DDD">
        <w:rPr>
          <w:sz w:val="24"/>
          <w:szCs w:val="24"/>
        </w:rPr>
        <w:t xml:space="preserve">. </w:t>
      </w:r>
      <w:r w:rsidR="00F34FC0" w:rsidRPr="00861DDD">
        <w:rPr>
          <w:sz w:val="24"/>
          <w:szCs w:val="24"/>
        </w:rPr>
        <w:t xml:space="preserve">The effect of release location was not statistically significant and this parameter, </w:t>
      </w:r>
      <m:oMath>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r</m:t>
            </m:r>
          </m:sub>
        </m:sSub>
      </m:oMath>
      <w:r w:rsidR="00F34FC0" w:rsidRPr="00F05C1B">
        <w:rPr>
          <w:sz w:val="24"/>
          <w:szCs w:val="24"/>
        </w:rPr>
        <w:t xml:space="preserve">, was not included in the final model. Based on the feeding experiment, we estimate that the chance of detection </w:t>
      </w:r>
      <w:r w:rsidR="006A1CF7" w:rsidRPr="00F05C1B">
        <w:rPr>
          <w:sz w:val="24"/>
          <w:szCs w:val="24"/>
        </w:rPr>
        <w:t>in this study was 30.</w:t>
      </w:r>
      <w:ins w:id="105" w:author="Markus Varlund Strange" w:date="2025-10-24T19:47:00Z" w16du:dateUtc="2025-10-24T17:47:00Z">
        <w:r w:rsidR="00B32542">
          <w:rPr>
            <w:sz w:val="24"/>
            <w:szCs w:val="24"/>
          </w:rPr>
          <w:t>2</w:t>
        </w:r>
      </w:ins>
      <w:del w:id="106" w:author="Markus Varlund Strange" w:date="2025-10-24T19:47:00Z" w16du:dateUtc="2025-10-24T17:47:00Z">
        <w:r w:rsidR="006A1CF7" w:rsidRPr="00F05C1B" w:rsidDel="00B32542">
          <w:rPr>
            <w:sz w:val="24"/>
            <w:szCs w:val="24"/>
          </w:rPr>
          <w:delText>0</w:delText>
        </w:r>
      </w:del>
      <w:r w:rsidR="006A1CF7" w:rsidRPr="00F05C1B">
        <w:rPr>
          <w:sz w:val="24"/>
          <w:szCs w:val="24"/>
        </w:rPr>
        <w:t xml:space="preserve"> % for 14 mm PIT-tags, </w:t>
      </w:r>
      <m:oMath>
        <m:r>
          <w:rPr>
            <w:rFonts w:ascii="Cambria Math" w:hAnsi="Cambria Math"/>
            <w:sz w:val="24"/>
            <w:szCs w:val="24"/>
          </w:rPr>
          <m:t>α</m:t>
        </m:r>
      </m:oMath>
      <w:r w:rsidR="00F34FC0" w:rsidRPr="00F05C1B">
        <w:rPr>
          <w:sz w:val="24"/>
          <w:szCs w:val="24"/>
        </w:rPr>
        <w:t xml:space="preserve"> </w:t>
      </w:r>
      <w:r w:rsidR="006A1CF7" w:rsidRPr="00F05C1B">
        <w:rPr>
          <w:sz w:val="24"/>
          <w:szCs w:val="24"/>
        </w:rPr>
        <w:t>(table XX2), and 3</w:t>
      </w:r>
      <w:ins w:id="107" w:author="Markus Varlund Strange" w:date="2025-10-24T19:47:00Z" w16du:dateUtc="2025-10-24T17:47:00Z">
        <w:r w:rsidR="00B32542">
          <w:rPr>
            <w:sz w:val="24"/>
            <w:szCs w:val="24"/>
          </w:rPr>
          <w:t>4.5</w:t>
        </w:r>
      </w:ins>
      <w:del w:id="108" w:author="Markus Varlund Strange" w:date="2025-10-24T19:47:00Z" w16du:dateUtc="2025-10-24T17:47:00Z">
        <w:r w:rsidR="006A1CF7" w:rsidRPr="00F05C1B" w:rsidDel="00B32542">
          <w:rPr>
            <w:sz w:val="24"/>
            <w:szCs w:val="24"/>
          </w:rPr>
          <w:delText>5.3</w:delText>
        </w:r>
      </w:del>
      <w:r w:rsidR="006A1CF7" w:rsidRPr="00F05C1B">
        <w:rPr>
          <w:sz w:val="24"/>
          <w:szCs w:val="24"/>
        </w:rPr>
        <w:t xml:space="preserve"> % for 23 mm PIT-tags, derived from </w:t>
      </w:r>
      <m:oMath>
        <m:r>
          <w:rPr>
            <w:rFonts w:ascii="Cambria Math" w:hAnsi="Cambria Math"/>
            <w:sz w:val="24"/>
            <w:szCs w:val="24"/>
          </w:rPr>
          <m:t>α</m:t>
        </m:r>
      </m:oMath>
      <w:r w:rsidR="006A1CF7" w:rsidRPr="00861DDD">
        <w:rPr>
          <w:sz w:val="24"/>
          <w:szCs w:val="24"/>
        </w:rPr>
        <w:t xml:space="preserve"> and </w:t>
      </w:r>
      <m:oMath>
        <m:sSub>
          <m:sSubPr>
            <m:ctrlPr>
              <w:rPr>
                <w:rFonts w:ascii="Cambria Math" w:hAnsi="Cambria Math"/>
                <w:i/>
                <w:sz w:val="24"/>
                <w:szCs w:val="24"/>
              </w:rPr>
            </m:ctrlPr>
          </m:sSubPr>
          <m:e>
            <m:r>
              <w:rPr>
                <w:rFonts w:ascii="Cambria Math" w:hAnsi="Cambria Math"/>
                <w:sz w:val="24"/>
                <w:szCs w:val="24"/>
              </w:rPr>
              <m:t>γ</m:t>
            </m:r>
          </m:e>
          <m:sub>
            <m:r>
              <w:rPr>
                <w:rFonts w:ascii="Cambria Math" w:hAnsi="Cambria Math"/>
                <w:sz w:val="24"/>
                <w:szCs w:val="24"/>
              </w:rPr>
              <m:t>2</m:t>
            </m:r>
          </m:sub>
        </m:sSub>
      </m:oMath>
      <w:r w:rsidR="006A1CF7" w:rsidRPr="00861DDD">
        <w:rPr>
          <w:sz w:val="24"/>
          <w:szCs w:val="24"/>
        </w:rPr>
        <w:t xml:space="preserve"> (table XX2).</w:t>
      </w:r>
      <w:r w:rsidR="006A1CF7">
        <w:rPr>
          <w:sz w:val="22"/>
        </w:rPr>
        <w:t xml:space="preserve"> </w:t>
      </w:r>
    </w:p>
    <w:p w14:paraId="745650AD" w14:textId="77777777" w:rsidR="00696AE8" w:rsidRDefault="00696AE8" w:rsidP="00197F30">
      <w:pPr>
        <w:spacing w:after="100" w:afterAutospacing="1" w:line="360" w:lineRule="auto"/>
        <w:ind w:left="0" w:right="0" w:firstLine="0"/>
        <w:rPr>
          <w:sz w:val="22"/>
        </w:rPr>
      </w:pPr>
    </w:p>
    <w:p w14:paraId="7C029DD5" w14:textId="77777777" w:rsidR="00696AE8" w:rsidRDefault="00696AE8" w:rsidP="00197F30">
      <w:pPr>
        <w:spacing w:after="100" w:afterAutospacing="1" w:line="360" w:lineRule="auto"/>
        <w:ind w:left="0" w:right="0" w:firstLine="0"/>
        <w:rPr>
          <w:sz w:val="22"/>
        </w:rPr>
      </w:pPr>
    </w:p>
    <w:p w14:paraId="164992EA" w14:textId="77777777" w:rsidR="00696AE8" w:rsidRDefault="00696AE8" w:rsidP="00197F30">
      <w:pPr>
        <w:spacing w:after="100" w:afterAutospacing="1" w:line="360" w:lineRule="auto"/>
        <w:ind w:left="0" w:right="0" w:firstLine="0"/>
        <w:rPr>
          <w:sz w:val="22"/>
        </w:rPr>
      </w:pPr>
    </w:p>
    <w:p w14:paraId="50F9DE66" w14:textId="77777777" w:rsidR="00696AE8" w:rsidRDefault="00696AE8" w:rsidP="00197F30">
      <w:pPr>
        <w:spacing w:after="100" w:afterAutospacing="1" w:line="360" w:lineRule="auto"/>
        <w:ind w:left="0" w:right="0" w:firstLine="0"/>
        <w:rPr>
          <w:sz w:val="22"/>
        </w:rPr>
      </w:pPr>
    </w:p>
    <w:p w14:paraId="52BF1163" w14:textId="77777777" w:rsidR="00696AE8" w:rsidRDefault="00696AE8" w:rsidP="00197F30">
      <w:pPr>
        <w:spacing w:after="100" w:afterAutospacing="1" w:line="360" w:lineRule="auto"/>
        <w:ind w:left="0" w:right="0" w:firstLine="0"/>
        <w:rPr>
          <w:sz w:val="22"/>
        </w:rPr>
      </w:pPr>
    </w:p>
    <w:p w14:paraId="45C5C805" w14:textId="77777777" w:rsidR="00696AE8" w:rsidRDefault="00696AE8" w:rsidP="00197F30">
      <w:pPr>
        <w:spacing w:after="100" w:afterAutospacing="1" w:line="360" w:lineRule="auto"/>
        <w:ind w:left="0" w:right="0" w:firstLine="0"/>
        <w:rPr>
          <w:sz w:val="22"/>
        </w:rPr>
      </w:pPr>
    </w:p>
    <w:p w14:paraId="76269993" w14:textId="77777777" w:rsidR="00696AE8" w:rsidRDefault="00696AE8" w:rsidP="00197F30">
      <w:pPr>
        <w:spacing w:after="100" w:afterAutospacing="1" w:line="360" w:lineRule="auto"/>
        <w:ind w:left="0" w:right="0" w:firstLine="0"/>
        <w:rPr>
          <w:sz w:val="22"/>
        </w:rPr>
      </w:pPr>
    </w:p>
    <w:p w14:paraId="13086532" w14:textId="77777777" w:rsidR="00696AE8" w:rsidRDefault="00696AE8" w:rsidP="00197F30">
      <w:pPr>
        <w:spacing w:after="100" w:afterAutospacing="1" w:line="360" w:lineRule="auto"/>
        <w:ind w:left="0" w:right="0" w:firstLine="0"/>
        <w:rPr>
          <w:sz w:val="22"/>
        </w:rPr>
      </w:pPr>
    </w:p>
    <w:p w14:paraId="711191ED" w14:textId="77777777" w:rsidR="00696AE8" w:rsidRDefault="00696AE8" w:rsidP="00197F30">
      <w:pPr>
        <w:spacing w:after="100" w:afterAutospacing="1" w:line="360" w:lineRule="auto"/>
        <w:ind w:left="0" w:right="0" w:firstLine="0"/>
        <w:rPr>
          <w:sz w:val="22"/>
        </w:rPr>
      </w:pPr>
    </w:p>
    <w:p w14:paraId="1CB80DB1" w14:textId="77777777" w:rsidR="00696AE8" w:rsidRDefault="00696AE8" w:rsidP="00197F30">
      <w:pPr>
        <w:spacing w:after="100" w:afterAutospacing="1" w:line="360" w:lineRule="auto"/>
        <w:ind w:left="0" w:right="0" w:firstLine="0"/>
        <w:rPr>
          <w:sz w:val="22"/>
        </w:rPr>
      </w:pPr>
    </w:p>
    <w:p w14:paraId="6D012232" w14:textId="77777777" w:rsidR="00696AE8" w:rsidRDefault="00696AE8" w:rsidP="00197F30">
      <w:pPr>
        <w:spacing w:after="100" w:afterAutospacing="1" w:line="360" w:lineRule="auto"/>
        <w:ind w:left="0" w:right="0" w:firstLine="0"/>
        <w:rPr>
          <w:sz w:val="22"/>
        </w:rPr>
      </w:pPr>
    </w:p>
    <w:p w14:paraId="41B7F3F0" w14:textId="77777777" w:rsidR="00696AE8" w:rsidRDefault="00696AE8" w:rsidP="00197F30">
      <w:pPr>
        <w:spacing w:after="100" w:afterAutospacing="1" w:line="360" w:lineRule="auto"/>
        <w:ind w:left="0" w:right="0" w:firstLine="0"/>
        <w:rPr>
          <w:sz w:val="22"/>
        </w:rPr>
      </w:pPr>
    </w:p>
    <w:p w14:paraId="713FA3B8" w14:textId="77777777" w:rsidR="00696AE8" w:rsidRDefault="00696AE8" w:rsidP="00197F30">
      <w:pPr>
        <w:spacing w:after="100" w:afterAutospacing="1" w:line="360" w:lineRule="auto"/>
        <w:ind w:left="0" w:right="0" w:firstLine="0"/>
        <w:rPr>
          <w:sz w:val="22"/>
        </w:rPr>
      </w:pPr>
    </w:p>
    <w:p w14:paraId="7FC6F8BB" w14:textId="77777777" w:rsidR="00696AE8" w:rsidRPr="0091662C" w:rsidRDefault="00696AE8" w:rsidP="00197F30">
      <w:pPr>
        <w:spacing w:after="100" w:afterAutospacing="1" w:line="360" w:lineRule="auto"/>
        <w:ind w:left="0" w:right="0" w:firstLine="0"/>
        <w:rPr>
          <w:sz w:val="24"/>
          <w:szCs w:val="24"/>
        </w:rPr>
      </w:pPr>
    </w:p>
    <w:p w14:paraId="5E444BA6" w14:textId="47C826CD" w:rsidR="00324591" w:rsidRPr="00324591" w:rsidRDefault="00324591" w:rsidP="00324591">
      <w:pPr>
        <w:spacing w:after="100" w:afterAutospacing="1" w:line="360" w:lineRule="auto"/>
        <w:ind w:left="0" w:right="0" w:firstLine="0"/>
      </w:pPr>
      <w:r>
        <w:t>Table XX2. Estimated parameters influencing tag recovery and total predation. The “Estimate” column contains output from our statistical model, though parameters p</w:t>
      </w:r>
      <w:proofErr w:type="gramStart"/>
      <w:r>
        <w:rPr>
          <w:vertAlign w:val="subscript"/>
        </w:rPr>
        <w:t>0,…</w:t>
      </w:r>
      <w:proofErr w:type="gramEnd"/>
      <w:r>
        <w:t xml:space="preserve"> </w:t>
      </w:r>
      <w:r w:rsidRPr="00324591">
        <w:rPr>
          <w:sz w:val="18"/>
          <w:szCs w:val="18"/>
        </w:rPr>
        <w:t xml:space="preserve">and </w:t>
      </w:r>
      <m:oMath>
        <m:r>
          <w:rPr>
            <w:rFonts w:ascii="Cambria Math" w:hAnsi="Cambria Math"/>
            <w:sz w:val="18"/>
            <w:szCs w:val="18"/>
          </w:rPr>
          <m:t>α</m:t>
        </m:r>
      </m:oMath>
      <w:r w:rsidRPr="00324591">
        <w:rPr>
          <w:sz w:val="18"/>
          <w:szCs w:val="18"/>
        </w:rPr>
        <w:t xml:space="preserve"> have been inverse logi</w:t>
      </w:r>
      <w:r>
        <w:t xml:space="preserve">t transformed here for interpretability. Some parameter estimates are 0, because they are used as reference. </w:t>
      </w:r>
      <w:r w:rsidRPr="00324591">
        <w:rPr>
          <w:sz w:val="18"/>
          <w:szCs w:val="18"/>
        </w:rPr>
        <w:t xml:space="preserve">* </w:t>
      </w:r>
      <w:proofErr w:type="gramStart"/>
      <w:r w:rsidRPr="00324591">
        <w:rPr>
          <w:sz w:val="18"/>
          <w:szCs w:val="18"/>
        </w:rPr>
        <w:t>indicate</w:t>
      </w:r>
      <w:proofErr w:type="gramEnd"/>
      <w:r w:rsidRPr="00324591">
        <w:rPr>
          <w:sz w:val="18"/>
          <w:szCs w:val="18"/>
        </w:rPr>
        <w:t xml:space="preserve"> that parameters come from an expansion of the main model</w:t>
      </w:r>
    </w:p>
    <w:tbl>
      <w:tblPr>
        <w:tblStyle w:val="TableGrid"/>
        <w:tblW w:w="7490" w:type="dxa"/>
        <w:tblLook w:val="04A0" w:firstRow="1" w:lastRow="0" w:firstColumn="1" w:lastColumn="0" w:noHBand="0" w:noVBand="1"/>
        <w:tblPrChange w:id="109" w:author="Markus Varlund Strange" w:date="2025-10-24T15:41:00Z" w16du:dateUtc="2025-10-24T13:41:00Z">
          <w:tblPr>
            <w:tblStyle w:val="TableGrid"/>
            <w:tblW w:w="6910" w:type="dxa"/>
            <w:tblLook w:val="04A0" w:firstRow="1" w:lastRow="0" w:firstColumn="1" w:lastColumn="0" w:noHBand="0" w:noVBand="1"/>
          </w:tblPr>
        </w:tblPrChange>
      </w:tblPr>
      <w:tblGrid>
        <w:gridCol w:w="1189"/>
        <w:gridCol w:w="2702"/>
        <w:gridCol w:w="1176"/>
        <w:gridCol w:w="2423"/>
        <w:tblGridChange w:id="110">
          <w:tblGrid>
            <w:gridCol w:w="1189"/>
            <w:gridCol w:w="2702"/>
            <w:gridCol w:w="1176"/>
            <w:gridCol w:w="1843"/>
            <w:gridCol w:w="580"/>
          </w:tblGrid>
        </w:tblGridChange>
      </w:tblGrid>
      <w:tr w:rsidR="00197F30" w14:paraId="6597EBC3" w14:textId="77777777" w:rsidTr="008F7154">
        <w:trPr>
          <w:trPrChange w:id="111" w:author="Markus Varlund Strange" w:date="2025-10-24T15:41:00Z" w16du:dateUtc="2025-10-24T13:41:00Z">
            <w:trPr>
              <w:gridAfter w:val="0"/>
            </w:trPr>
          </w:trPrChange>
        </w:trPr>
        <w:tc>
          <w:tcPr>
            <w:tcW w:w="1189" w:type="dxa"/>
            <w:tcBorders>
              <w:top w:val="single" w:sz="4" w:space="0" w:color="auto"/>
              <w:bottom w:val="nil"/>
              <w:right w:val="nil"/>
            </w:tcBorders>
            <w:tcPrChange w:id="112" w:author="Markus Varlund Strange" w:date="2025-10-24T15:41:00Z" w16du:dateUtc="2025-10-24T13:41:00Z">
              <w:tcPr>
                <w:tcW w:w="1189" w:type="dxa"/>
                <w:tcBorders>
                  <w:top w:val="single" w:sz="4" w:space="0" w:color="auto"/>
                  <w:bottom w:val="nil"/>
                  <w:right w:val="nil"/>
                </w:tcBorders>
              </w:tcPr>
            </w:tcPrChange>
          </w:tcPr>
          <w:p w14:paraId="5067045E" w14:textId="77777777" w:rsidR="00197F30" w:rsidRDefault="00197F30" w:rsidP="00D63765">
            <w:pPr>
              <w:spacing w:after="100" w:afterAutospacing="1" w:line="360" w:lineRule="auto"/>
              <w:ind w:left="0" w:right="0" w:firstLine="0"/>
              <w:jc w:val="center"/>
              <w:rPr>
                <w:sz w:val="24"/>
                <w:szCs w:val="24"/>
              </w:rPr>
            </w:pPr>
            <w:r>
              <w:rPr>
                <w:sz w:val="24"/>
                <w:szCs w:val="24"/>
              </w:rPr>
              <w:t>Parameter</w:t>
            </w:r>
          </w:p>
        </w:tc>
        <w:tc>
          <w:tcPr>
            <w:tcW w:w="2702" w:type="dxa"/>
            <w:tcBorders>
              <w:top w:val="single" w:sz="4" w:space="0" w:color="auto"/>
              <w:left w:val="nil"/>
              <w:bottom w:val="nil"/>
              <w:right w:val="nil"/>
            </w:tcBorders>
            <w:tcPrChange w:id="113" w:author="Markus Varlund Strange" w:date="2025-10-24T15:41:00Z" w16du:dateUtc="2025-10-24T13:41:00Z">
              <w:tcPr>
                <w:tcW w:w="2702" w:type="dxa"/>
                <w:tcBorders>
                  <w:top w:val="single" w:sz="4" w:space="0" w:color="auto"/>
                  <w:left w:val="nil"/>
                  <w:bottom w:val="nil"/>
                  <w:right w:val="nil"/>
                </w:tcBorders>
              </w:tcPr>
            </w:tcPrChange>
          </w:tcPr>
          <w:p w14:paraId="1B1F59BA" w14:textId="77777777" w:rsidR="00197F30" w:rsidRDefault="00197F30" w:rsidP="00D63765">
            <w:pPr>
              <w:spacing w:after="100" w:afterAutospacing="1" w:line="360" w:lineRule="auto"/>
              <w:ind w:left="0" w:right="0" w:firstLine="0"/>
              <w:jc w:val="center"/>
              <w:rPr>
                <w:sz w:val="24"/>
                <w:szCs w:val="24"/>
              </w:rPr>
            </w:pPr>
            <w:r>
              <w:rPr>
                <w:sz w:val="24"/>
                <w:szCs w:val="24"/>
              </w:rPr>
              <w:t>Description</w:t>
            </w:r>
          </w:p>
        </w:tc>
        <w:tc>
          <w:tcPr>
            <w:tcW w:w="1176" w:type="dxa"/>
            <w:tcBorders>
              <w:top w:val="single" w:sz="4" w:space="0" w:color="auto"/>
              <w:left w:val="nil"/>
              <w:bottom w:val="nil"/>
              <w:right w:val="nil"/>
            </w:tcBorders>
            <w:tcPrChange w:id="114" w:author="Markus Varlund Strange" w:date="2025-10-24T15:41:00Z" w16du:dateUtc="2025-10-24T13:41:00Z">
              <w:tcPr>
                <w:tcW w:w="1176" w:type="dxa"/>
                <w:tcBorders>
                  <w:top w:val="single" w:sz="4" w:space="0" w:color="auto"/>
                  <w:left w:val="nil"/>
                  <w:bottom w:val="nil"/>
                  <w:right w:val="nil"/>
                </w:tcBorders>
              </w:tcPr>
            </w:tcPrChange>
          </w:tcPr>
          <w:p w14:paraId="1CC1E44D" w14:textId="77777777" w:rsidR="00197F30" w:rsidRDefault="00197F30" w:rsidP="00D63765">
            <w:pPr>
              <w:spacing w:after="100" w:afterAutospacing="1" w:line="360" w:lineRule="auto"/>
              <w:ind w:left="0" w:right="0" w:firstLine="0"/>
              <w:jc w:val="center"/>
              <w:rPr>
                <w:sz w:val="24"/>
                <w:szCs w:val="24"/>
              </w:rPr>
            </w:pPr>
            <w:r>
              <w:rPr>
                <w:sz w:val="24"/>
                <w:szCs w:val="24"/>
              </w:rPr>
              <w:t>Estimate</w:t>
            </w:r>
          </w:p>
        </w:tc>
        <w:tc>
          <w:tcPr>
            <w:tcW w:w="2423" w:type="dxa"/>
            <w:tcBorders>
              <w:top w:val="single" w:sz="4" w:space="0" w:color="auto"/>
              <w:left w:val="nil"/>
              <w:bottom w:val="nil"/>
            </w:tcBorders>
            <w:tcPrChange w:id="115" w:author="Markus Varlund Strange" w:date="2025-10-24T15:41:00Z" w16du:dateUtc="2025-10-24T13:41:00Z">
              <w:tcPr>
                <w:tcW w:w="1843" w:type="dxa"/>
                <w:tcBorders>
                  <w:top w:val="single" w:sz="4" w:space="0" w:color="auto"/>
                  <w:left w:val="nil"/>
                  <w:bottom w:val="nil"/>
                </w:tcBorders>
              </w:tcPr>
            </w:tcPrChange>
          </w:tcPr>
          <w:p w14:paraId="55602C7F" w14:textId="77777777" w:rsidR="00197F30" w:rsidRDefault="00197F30" w:rsidP="00D63765">
            <w:pPr>
              <w:spacing w:after="100" w:afterAutospacing="1" w:line="360" w:lineRule="auto"/>
              <w:ind w:left="0" w:right="0" w:firstLine="0"/>
              <w:jc w:val="center"/>
              <w:rPr>
                <w:sz w:val="24"/>
                <w:szCs w:val="24"/>
              </w:rPr>
            </w:pPr>
            <w:r>
              <w:rPr>
                <w:sz w:val="24"/>
                <w:szCs w:val="24"/>
              </w:rPr>
              <w:t>95 % CI</w:t>
            </w:r>
          </w:p>
        </w:tc>
      </w:tr>
      <w:tr w:rsidR="00197F30" w14:paraId="5564243C" w14:textId="77777777" w:rsidTr="008F7154">
        <w:trPr>
          <w:trPrChange w:id="116" w:author="Markus Varlund Strange" w:date="2025-10-24T15:41:00Z" w16du:dateUtc="2025-10-24T13:41:00Z">
            <w:trPr>
              <w:gridAfter w:val="0"/>
            </w:trPr>
          </w:trPrChange>
        </w:trPr>
        <w:tc>
          <w:tcPr>
            <w:tcW w:w="1189" w:type="dxa"/>
            <w:tcBorders>
              <w:top w:val="nil"/>
              <w:left w:val="single" w:sz="4" w:space="0" w:color="auto"/>
              <w:bottom w:val="nil"/>
              <w:right w:val="nil"/>
            </w:tcBorders>
            <w:tcPrChange w:id="117" w:author="Markus Varlund Strange" w:date="2025-10-24T15:41:00Z" w16du:dateUtc="2025-10-24T13:41:00Z">
              <w:tcPr>
                <w:tcW w:w="1189" w:type="dxa"/>
                <w:tcBorders>
                  <w:top w:val="nil"/>
                  <w:left w:val="single" w:sz="4" w:space="0" w:color="auto"/>
                  <w:bottom w:val="nil"/>
                  <w:right w:val="nil"/>
                </w:tcBorders>
              </w:tcPr>
            </w:tcPrChange>
          </w:tcPr>
          <w:p w14:paraId="103C79B3" w14:textId="77777777" w:rsidR="00197F30" w:rsidRPr="00324591" w:rsidRDefault="00197F30" w:rsidP="00D63765">
            <w:pPr>
              <w:spacing w:after="100" w:afterAutospacing="1" w:line="360" w:lineRule="auto"/>
              <w:ind w:left="0" w:right="0" w:firstLine="0"/>
              <w:jc w:val="center"/>
              <w:rPr>
                <w:i/>
                <w:iCs/>
                <w:sz w:val="24"/>
                <w:szCs w:val="24"/>
                <w:vertAlign w:val="subscript"/>
              </w:rPr>
            </w:pPr>
            <w:r w:rsidRPr="00324591">
              <w:rPr>
                <w:i/>
                <w:iCs/>
                <w:sz w:val="24"/>
                <w:szCs w:val="24"/>
              </w:rPr>
              <w:t>p</w:t>
            </w:r>
            <w:r w:rsidRPr="00324591">
              <w:rPr>
                <w:i/>
                <w:iCs/>
                <w:sz w:val="24"/>
                <w:szCs w:val="24"/>
                <w:vertAlign w:val="subscript"/>
              </w:rPr>
              <w:t>0,1,1</w:t>
            </w:r>
          </w:p>
        </w:tc>
        <w:tc>
          <w:tcPr>
            <w:tcW w:w="2702" w:type="dxa"/>
            <w:tcBorders>
              <w:top w:val="nil"/>
              <w:left w:val="nil"/>
              <w:bottom w:val="nil"/>
              <w:right w:val="nil"/>
            </w:tcBorders>
            <w:tcPrChange w:id="118" w:author="Markus Varlund Strange" w:date="2025-10-24T15:41:00Z" w16du:dateUtc="2025-10-24T13:41:00Z">
              <w:tcPr>
                <w:tcW w:w="2702" w:type="dxa"/>
                <w:tcBorders>
                  <w:top w:val="nil"/>
                  <w:left w:val="nil"/>
                  <w:bottom w:val="nil"/>
                  <w:right w:val="nil"/>
                </w:tcBorders>
              </w:tcPr>
            </w:tcPrChange>
          </w:tcPr>
          <w:p w14:paraId="7B15840B" w14:textId="6E8A5A7B" w:rsidR="00197F30" w:rsidRDefault="00197F30" w:rsidP="00D63765">
            <w:pPr>
              <w:spacing w:after="100" w:afterAutospacing="1" w:line="360" w:lineRule="auto"/>
              <w:ind w:left="0" w:right="0" w:firstLine="0"/>
              <w:jc w:val="center"/>
              <w:rPr>
                <w:sz w:val="24"/>
                <w:szCs w:val="24"/>
              </w:rPr>
            </w:pPr>
            <w:r>
              <w:rPr>
                <w:sz w:val="24"/>
                <w:szCs w:val="24"/>
              </w:rPr>
              <w:t>1</w:t>
            </w:r>
            <w:ins w:id="119" w:author="Markus Varlund Strange" w:date="2025-10-24T15:30:00Z" w16du:dateUtc="2025-10-24T13:30:00Z">
              <w:r w:rsidR="00CC24E0">
                <w:rPr>
                  <w:sz w:val="24"/>
                  <w:szCs w:val="24"/>
                </w:rPr>
                <w:t>1</w:t>
              </w:r>
            </w:ins>
            <w:del w:id="120" w:author="Markus Varlund Strange" w:date="2025-10-24T15:30:00Z" w16du:dateUtc="2025-10-24T13:30:00Z">
              <w:r w:rsidR="007D5706" w:rsidDel="00CC24E0">
                <w:rPr>
                  <w:sz w:val="24"/>
                  <w:szCs w:val="24"/>
                </w:rPr>
                <w:delText>0</w:delText>
              </w:r>
            </w:del>
            <w:r>
              <w:rPr>
                <w:sz w:val="24"/>
                <w:szCs w:val="24"/>
              </w:rPr>
              <w:t>-1</w:t>
            </w:r>
            <w:del w:id="121" w:author="Markus Varlund Strange" w:date="2025-10-24T15:30:00Z" w16du:dateUtc="2025-10-24T13:30:00Z">
              <w:r w:rsidDel="00CC24E0">
                <w:rPr>
                  <w:sz w:val="24"/>
                  <w:szCs w:val="24"/>
                </w:rPr>
                <w:delText>5</w:delText>
              </w:r>
            </w:del>
            <w:ins w:id="122" w:author="Markus Varlund Strange" w:date="2025-10-24T15:30:00Z" w16du:dateUtc="2025-10-24T13:30:00Z">
              <w:r w:rsidR="00CC24E0">
                <w:rPr>
                  <w:sz w:val="24"/>
                  <w:szCs w:val="24"/>
                </w:rPr>
                <w:t>4</w:t>
              </w:r>
            </w:ins>
            <w:r>
              <w:rPr>
                <w:sz w:val="24"/>
                <w:szCs w:val="24"/>
              </w:rPr>
              <w:t xml:space="preserve"> cm cod</w:t>
            </w:r>
          </w:p>
        </w:tc>
        <w:tc>
          <w:tcPr>
            <w:tcW w:w="1176" w:type="dxa"/>
            <w:tcBorders>
              <w:top w:val="nil"/>
              <w:left w:val="nil"/>
              <w:bottom w:val="nil"/>
              <w:right w:val="nil"/>
            </w:tcBorders>
            <w:tcPrChange w:id="123" w:author="Markus Varlund Strange" w:date="2025-10-24T15:41:00Z" w16du:dateUtc="2025-10-24T13:41:00Z">
              <w:tcPr>
                <w:tcW w:w="1176" w:type="dxa"/>
                <w:tcBorders>
                  <w:top w:val="nil"/>
                  <w:left w:val="nil"/>
                  <w:bottom w:val="nil"/>
                  <w:right w:val="nil"/>
                </w:tcBorders>
              </w:tcPr>
            </w:tcPrChange>
          </w:tcPr>
          <w:p w14:paraId="037786CC" w14:textId="0EEBAF4A" w:rsidR="00197F30" w:rsidRDefault="00197F30" w:rsidP="00D63765">
            <w:pPr>
              <w:spacing w:after="100" w:afterAutospacing="1" w:line="360" w:lineRule="auto"/>
              <w:ind w:left="0" w:right="0" w:firstLine="0"/>
              <w:jc w:val="center"/>
              <w:rPr>
                <w:sz w:val="24"/>
                <w:szCs w:val="24"/>
              </w:rPr>
            </w:pPr>
            <w:r>
              <w:rPr>
                <w:sz w:val="24"/>
                <w:szCs w:val="24"/>
              </w:rPr>
              <w:t>0.1</w:t>
            </w:r>
            <w:ins w:id="124" w:author="Markus Varlund Strange" w:date="2025-10-24T15:35:00Z" w16du:dateUtc="2025-10-24T13:35:00Z">
              <w:r w:rsidR="008F7154">
                <w:rPr>
                  <w:sz w:val="24"/>
                  <w:szCs w:val="24"/>
                </w:rPr>
                <w:t>72</w:t>
              </w:r>
            </w:ins>
            <w:del w:id="125" w:author="Markus Varlund Strange" w:date="2025-10-24T15:34:00Z" w16du:dateUtc="2025-10-24T13:34:00Z">
              <w:r w:rsidDel="008F7154">
                <w:rPr>
                  <w:sz w:val="24"/>
                  <w:szCs w:val="24"/>
                </w:rPr>
                <w:delText>89</w:delText>
              </w:r>
            </w:del>
          </w:p>
        </w:tc>
        <w:tc>
          <w:tcPr>
            <w:tcW w:w="2423" w:type="dxa"/>
            <w:tcBorders>
              <w:top w:val="nil"/>
              <w:left w:val="nil"/>
              <w:bottom w:val="nil"/>
              <w:right w:val="single" w:sz="4" w:space="0" w:color="auto"/>
            </w:tcBorders>
            <w:tcPrChange w:id="126" w:author="Markus Varlund Strange" w:date="2025-10-24T15:41:00Z" w16du:dateUtc="2025-10-24T13:41:00Z">
              <w:tcPr>
                <w:tcW w:w="1843" w:type="dxa"/>
                <w:tcBorders>
                  <w:top w:val="nil"/>
                  <w:left w:val="nil"/>
                  <w:bottom w:val="nil"/>
                  <w:right w:val="single" w:sz="4" w:space="0" w:color="auto"/>
                </w:tcBorders>
              </w:tcPr>
            </w:tcPrChange>
          </w:tcPr>
          <w:p w14:paraId="1B7AE9B2" w14:textId="0BF5795C" w:rsidR="00197F30" w:rsidRDefault="00197F30" w:rsidP="00D63765">
            <w:pPr>
              <w:spacing w:after="100" w:afterAutospacing="1" w:line="360" w:lineRule="auto"/>
              <w:ind w:left="0" w:right="0" w:firstLine="0"/>
              <w:jc w:val="center"/>
              <w:rPr>
                <w:sz w:val="24"/>
                <w:szCs w:val="24"/>
              </w:rPr>
            </w:pPr>
            <w:r>
              <w:rPr>
                <w:sz w:val="24"/>
                <w:szCs w:val="24"/>
              </w:rPr>
              <w:t>[0.1</w:t>
            </w:r>
            <w:ins w:id="127" w:author="Markus Varlund Strange" w:date="2025-10-24T15:35:00Z" w16du:dateUtc="2025-10-24T13:35:00Z">
              <w:r w:rsidR="008F7154">
                <w:rPr>
                  <w:sz w:val="24"/>
                  <w:szCs w:val="24"/>
                </w:rPr>
                <w:t>22</w:t>
              </w:r>
            </w:ins>
            <w:del w:id="128" w:author="Markus Varlund Strange" w:date="2025-10-24T15:35:00Z" w16du:dateUtc="2025-10-24T13:35:00Z">
              <w:r w:rsidDel="008F7154">
                <w:rPr>
                  <w:sz w:val="24"/>
                  <w:szCs w:val="24"/>
                </w:rPr>
                <w:delText>41</w:delText>
              </w:r>
            </w:del>
            <w:r>
              <w:rPr>
                <w:sz w:val="24"/>
                <w:szCs w:val="24"/>
              </w:rPr>
              <w:t>; 0.2</w:t>
            </w:r>
            <w:ins w:id="129" w:author="Markus Varlund Strange" w:date="2025-10-24T15:35:00Z" w16du:dateUtc="2025-10-24T13:35:00Z">
              <w:r w:rsidR="008F7154">
                <w:rPr>
                  <w:sz w:val="24"/>
                  <w:szCs w:val="24"/>
                </w:rPr>
                <w:t>38</w:t>
              </w:r>
            </w:ins>
            <w:del w:id="130" w:author="Markus Varlund Strange" w:date="2025-10-24T15:35:00Z" w16du:dateUtc="2025-10-24T13:35:00Z">
              <w:r w:rsidDel="008F7154">
                <w:rPr>
                  <w:sz w:val="24"/>
                  <w:szCs w:val="24"/>
                </w:rPr>
                <w:delText>47</w:delText>
              </w:r>
            </w:del>
            <w:r>
              <w:rPr>
                <w:sz w:val="24"/>
                <w:szCs w:val="24"/>
              </w:rPr>
              <w:t>]</w:t>
            </w:r>
          </w:p>
        </w:tc>
      </w:tr>
      <w:tr w:rsidR="00197F30" w14:paraId="5EF99D81" w14:textId="77777777" w:rsidTr="008F7154">
        <w:trPr>
          <w:trPrChange w:id="131" w:author="Markus Varlund Strange" w:date="2025-10-24T15:41:00Z" w16du:dateUtc="2025-10-24T13:41:00Z">
            <w:trPr>
              <w:gridAfter w:val="0"/>
            </w:trPr>
          </w:trPrChange>
        </w:trPr>
        <w:tc>
          <w:tcPr>
            <w:tcW w:w="1189" w:type="dxa"/>
            <w:tcBorders>
              <w:top w:val="nil"/>
              <w:left w:val="single" w:sz="4" w:space="0" w:color="auto"/>
              <w:bottom w:val="nil"/>
              <w:right w:val="nil"/>
            </w:tcBorders>
            <w:tcPrChange w:id="132" w:author="Markus Varlund Strange" w:date="2025-10-24T15:41:00Z" w16du:dateUtc="2025-10-24T13:41:00Z">
              <w:tcPr>
                <w:tcW w:w="1189" w:type="dxa"/>
                <w:tcBorders>
                  <w:top w:val="nil"/>
                  <w:left w:val="single" w:sz="4" w:space="0" w:color="auto"/>
                  <w:bottom w:val="nil"/>
                  <w:right w:val="nil"/>
                </w:tcBorders>
              </w:tcPr>
            </w:tcPrChange>
          </w:tcPr>
          <w:p w14:paraId="7DCEF214" w14:textId="77777777" w:rsidR="00197F30" w:rsidRPr="00324591" w:rsidRDefault="00197F30" w:rsidP="00D63765">
            <w:pPr>
              <w:spacing w:after="100" w:afterAutospacing="1" w:line="360" w:lineRule="auto"/>
              <w:ind w:left="0" w:right="0" w:firstLine="0"/>
              <w:jc w:val="center"/>
              <w:rPr>
                <w:i/>
                <w:iCs/>
                <w:sz w:val="24"/>
                <w:szCs w:val="24"/>
              </w:rPr>
            </w:pPr>
            <w:r w:rsidRPr="00324591">
              <w:rPr>
                <w:i/>
                <w:iCs/>
                <w:sz w:val="24"/>
                <w:szCs w:val="24"/>
              </w:rPr>
              <w:t>p</w:t>
            </w:r>
            <w:r w:rsidRPr="00324591">
              <w:rPr>
                <w:i/>
                <w:iCs/>
                <w:sz w:val="24"/>
                <w:szCs w:val="24"/>
                <w:vertAlign w:val="subscript"/>
              </w:rPr>
              <w:t>0,1,2</w:t>
            </w:r>
          </w:p>
        </w:tc>
        <w:tc>
          <w:tcPr>
            <w:tcW w:w="2702" w:type="dxa"/>
            <w:tcBorders>
              <w:top w:val="nil"/>
              <w:left w:val="nil"/>
              <w:bottom w:val="nil"/>
              <w:right w:val="nil"/>
            </w:tcBorders>
            <w:tcPrChange w:id="133" w:author="Markus Varlund Strange" w:date="2025-10-24T15:41:00Z" w16du:dateUtc="2025-10-24T13:41:00Z">
              <w:tcPr>
                <w:tcW w:w="2702" w:type="dxa"/>
                <w:tcBorders>
                  <w:top w:val="nil"/>
                  <w:left w:val="nil"/>
                  <w:bottom w:val="nil"/>
                  <w:right w:val="nil"/>
                </w:tcBorders>
              </w:tcPr>
            </w:tcPrChange>
          </w:tcPr>
          <w:p w14:paraId="0729D2C5" w14:textId="4186751A" w:rsidR="00197F30" w:rsidRDefault="00197F30" w:rsidP="00D63765">
            <w:pPr>
              <w:spacing w:after="100" w:afterAutospacing="1" w:line="360" w:lineRule="auto"/>
              <w:ind w:left="0" w:right="0" w:firstLine="0"/>
              <w:jc w:val="center"/>
              <w:rPr>
                <w:sz w:val="24"/>
                <w:szCs w:val="24"/>
              </w:rPr>
            </w:pPr>
            <w:r>
              <w:rPr>
                <w:sz w:val="24"/>
                <w:szCs w:val="24"/>
              </w:rPr>
              <w:t>1</w:t>
            </w:r>
            <w:r w:rsidR="007D5706">
              <w:rPr>
                <w:sz w:val="24"/>
                <w:szCs w:val="24"/>
              </w:rPr>
              <w:t>5</w:t>
            </w:r>
            <w:r>
              <w:rPr>
                <w:sz w:val="24"/>
                <w:szCs w:val="24"/>
              </w:rPr>
              <w:t>-</w:t>
            </w:r>
            <w:ins w:id="134" w:author="Markus Varlund Strange" w:date="2025-10-24T15:30:00Z" w16du:dateUtc="2025-10-24T13:30:00Z">
              <w:r w:rsidR="00CC24E0">
                <w:rPr>
                  <w:sz w:val="24"/>
                  <w:szCs w:val="24"/>
                </w:rPr>
                <w:t>18</w:t>
              </w:r>
            </w:ins>
            <w:del w:id="135" w:author="Markus Varlund Strange" w:date="2025-10-24T15:30:00Z" w16du:dateUtc="2025-10-24T13:30:00Z">
              <w:r w:rsidDel="00CC24E0">
                <w:rPr>
                  <w:sz w:val="24"/>
                  <w:szCs w:val="24"/>
                </w:rPr>
                <w:delText>20</w:delText>
              </w:r>
            </w:del>
            <w:r>
              <w:rPr>
                <w:sz w:val="24"/>
                <w:szCs w:val="24"/>
              </w:rPr>
              <w:t xml:space="preserve"> cm cod</w:t>
            </w:r>
          </w:p>
        </w:tc>
        <w:tc>
          <w:tcPr>
            <w:tcW w:w="1176" w:type="dxa"/>
            <w:tcBorders>
              <w:top w:val="nil"/>
              <w:left w:val="nil"/>
              <w:bottom w:val="nil"/>
              <w:right w:val="nil"/>
            </w:tcBorders>
            <w:tcPrChange w:id="136" w:author="Markus Varlund Strange" w:date="2025-10-24T15:41:00Z" w16du:dateUtc="2025-10-24T13:41:00Z">
              <w:tcPr>
                <w:tcW w:w="1176" w:type="dxa"/>
                <w:tcBorders>
                  <w:top w:val="nil"/>
                  <w:left w:val="nil"/>
                  <w:bottom w:val="nil"/>
                  <w:right w:val="nil"/>
                </w:tcBorders>
              </w:tcPr>
            </w:tcPrChange>
          </w:tcPr>
          <w:p w14:paraId="6A877973" w14:textId="05A9C689" w:rsidR="00197F30" w:rsidRDefault="00197F30" w:rsidP="00D63765">
            <w:pPr>
              <w:spacing w:after="100" w:afterAutospacing="1" w:line="360" w:lineRule="auto"/>
              <w:ind w:left="0" w:right="0" w:firstLine="0"/>
              <w:jc w:val="center"/>
              <w:rPr>
                <w:sz w:val="24"/>
                <w:szCs w:val="24"/>
              </w:rPr>
            </w:pPr>
            <w:r>
              <w:rPr>
                <w:sz w:val="24"/>
                <w:szCs w:val="24"/>
              </w:rPr>
              <w:t>0.2</w:t>
            </w:r>
            <w:ins w:id="137" w:author="Markus Varlund Strange" w:date="2025-10-24T15:35:00Z" w16du:dateUtc="2025-10-24T13:35:00Z">
              <w:r w:rsidR="008F7154">
                <w:rPr>
                  <w:sz w:val="24"/>
                  <w:szCs w:val="24"/>
                </w:rPr>
                <w:t>29</w:t>
              </w:r>
            </w:ins>
            <w:del w:id="138" w:author="Markus Varlund Strange" w:date="2025-10-24T15:35:00Z" w16du:dateUtc="2025-10-24T13:35:00Z">
              <w:r w:rsidDel="008F7154">
                <w:rPr>
                  <w:sz w:val="24"/>
                  <w:szCs w:val="24"/>
                </w:rPr>
                <w:delText>30</w:delText>
              </w:r>
            </w:del>
          </w:p>
        </w:tc>
        <w:tc>
          <w:tcPr>
            <w:tcW w:w="2423" w:type="dxa"/>
            <w:tcBorders>
              <w:top w:val="nil"/>
              <w:left w:val="nil"/>
              <w:bottom w:val="nil"/>
              <w:right w:val="single" w:sz="4" w:space="0" w:color="auto"/>
            </w:tcBorders>
            <w:tcPrChange w:id="139" w:author="Markus Varlund Strange" w:date="2025-10-24T15:41:00Z" w16du:dateUtc="2025-10-24T13:41:00Z">
              <w:tcPr>
                <w:tcW w:w="1843" w:type="dxa"/>
                <w:tcBorders>
                  <w:top w:val="nil"/>
                  <w:left w:val="nil"/>
                  <w:bottom w:val="nil"/>
                  <w:right w:val="single" w:sz="4" w:space="0" w:color="auto"/>
                </w:tcBorders>
              </w:tcPr>
            </w:tcPrChange>
          </w:tcPr>
          <w:p w14:paraId="6A4B1F38" w14:textId="2FFF6F1E" w:rsidR="00197F30" w:rsidRDefault="00197F30" w:rsidP="00D63765">
            <w:pPr>
              <w:spacing w:after="100" w:afterAutospacing="1" w:line="360" w:lineRule="auto"/>
              <w:ind w:left="0" w:right="0" w:firstLine="0"/>
              <w:jc w:val="center"/>
              <w:rPr>
                <w:sz w:val="24"/>
                <w:szCs w:val="24"/>
              </w:rPr>
            </w:pPr>
            <w:r>
              <w:rPr>
                <w:sz w:val="24"/>
                <w:szCs w:val="24"/>
              </w:rPr>
              <w:t>[0.19</w:t>
            </w:r>
            <w:ins w:id="140" w:author="Markus Varlund Strange" w:date="2025-10-24T15:35:00Z" w16du:dateUtc="2025-10-24T13:35:00Z">
              <w:r w:rsidR="008F7154">
                <w:rPr>
                  <w:sz w:val="24"/>
                  <w:szCs w:val="24"/>
                </w:rPr>
                <w:t>3</w:t>
              </w:r>
            </w:ins>
            <w:del w:id="141" w:author="Markus Varlund Strange" w:date="2025-10-24T15:35:00Z" w16du:dateUtc="2025-10-24T13:35:00Z">
              <w:r w:rsidDel="008F7154">
                <w:rPr>
                  <w:sz w:val="24"/>
                  <w:szCs w:val="24"/>
                </w:rPr>
                <w:delText>6</w:delText>
              </w:r>
            </w:del>
            <w:r>
              <w:rPr>
                <w:sz w:val="24"/>
                <w:szCs w:val="24"/>
              </w:rPr>
              <w:t>; 0.2</w:t>
            </w:r>
            <w:ins w:id="142" w:author="Markus Varlund Strange" w:date="2025-10-24T15:36:00Z" w16du:dateUtc="2025-10-24T13:36:00Z">
              <w:r w:rsidR="008F7154">
                <w:rPr>
                  <w:sz w:val="24"/>
                  <w:szCs w:val="24"/>
                </w:rPr>
                <w:t>70</w:t>
              </w:r>
            </w:ins>
            <w:del w:id="143" w:author="Markus Varlund Strange" w:date="2025-10-24T15:36:00Z" w16du:dateUtc="2025-10-24T13:36:00Z">
              <w:r w:rsidDel="008F7154">
                <w:rPr>
                  <w:sz w:val="24"/>
                  <w:szCs w:val="24"/>
                </w:rPr>
                <w:delText>69</w:delText>
              </w:r>
            </w:del>
            <w:r>
              <w:rPr>
                <w:sz w:val="24"/>
                <w:szCs w:val="24"/>
              </w:rPr>
              <w:t>]</w:t>
            </w:r>
          </w:p>
        </w:tc>
      </w:tr>
      <w:tr w:rsidR="00197F30" w14:paraId="2927DC27" w14:textId="77777777" w:rsidTr="008F7154">
        <w:trPr>
          <w:trPrChange w:id="144" w:author="Markus Varlund Strange" w:date="2025-10-24T15:41:00Z" w16du:dateUtc="2025-10-24T13:41:00Z">
            <w:trPr>
              <w:gridAfter w:val="0"/>
            </w:trPr>
          </w:trPrChange>
        </w:trPr>
        <w:tc>
          <w:tcPr>
            <w:tcW w:w="1189" w:type="dxa"/>
            <w:tcBorders>
              <w:top w:val="nil"/>
              <w:left w:val="single" w:sz="4" w:space="0" w:color="auto"/>
              <w:bottom w:val="nil"/>
              <w:right w:val="nil"/>
            </w:tcBorders>
            <w:tcPrChange w:id="145" w:author="Markus Varlund Strange" w:date="2025-10-24T15:41:00Z" w16du:dateUtc="2025-10-24T13:41:00Z">
              <w:tcPr>
                <w:tcW w:w="1189" w:type="dxa"/>
                <w:tcBorders>
                  <w:top w:val="nil"/>
                  <w:left w:val="single" w:sz="4" w:space="0" w:color="auto"/>
                  <w:bottom w:val="nil"/>
                  <w:right w:val="nil"/>
                </w:tcBorders>
              </w:tcPr>
            </w:tcPrChange>
          </w:tcPr>
          <w:p w14:paraId="291C48DD" w14:textId="77777777" w:rsidR="00197F30" w:rsidRPr="00324591" w:rsidRDefault="00197F30" w:rsidP="00D63765">
            <w:pPr>
              <w:spacing w:after="100" w:afterAutospacing="1" w:line="360" w:lineRule="auto"/>
              <w:ind w:left="0" w:right="0" w:firstLine="0"/>
              <w:jc w:val="center"/>
              <w:rPr>
                <w:i/>
                <w:iCs/>
                <w:sz w:val="24"/>
                <w:szCs w:val="24"/>
              </w:rPr>
            </w:pPr>
            <w:r w:rsidRPr="00324591">
              <w:rPr>
                <w:i/>
                <w:iCs/>
                <w:sz w:val="24"/>
                <w:szCs w:val="24"/>
              </w:rPr>
              <w:t>p</w:t>
            </w:r>
            <w:r w:rsidRPr="00324591">
              <w:rPr>
                <w:i/>
                <w:iCs/>
                <w:sz w:val="24"/>
                <w:szCs w:val="24"/>
                <w:vertAlign w:val="subscript"/>
              </w:rPr>
              <w:t>0,1,3</w:t>
            </w:r>
          </w:p>
        </w:tc>
        <w:tc>
          <w:tcPr>
            <w:tcW w:w="2702" w:type="dxa"/>
            <w:tcBorders>
              <w:top w:val="nil"/>
              <w:left w:val="nil"/>
              <w:bottom w:val="nil"/>
              <w:right w:val="nil"/>
            </w:tcBorders>
            <w:tcPrChange w:id="146" w:author="Markus Varlund Strange" w:date="2025-10-24T15:41:00Z" w16du:dateUtc="2025-10-24T13:41:00Z">
              <w:tcPr>
                <w:tcW w:w="2702" w:type="dxa"/>
                <w:tcBorders>
                  <w:top w:val="nil"/>
                  <w:left w:val="nil"/>
                  <w:bottom w:val="nil"/>
                  <w:right w:val="nil"/>
                </w:tcBorders>
              </w:tcPr>
            </w:tcPrChange>
          </w:tcPr>
          <w:p w14:paraId="3D240873" w14:textId="3C0793CF" w:rsidR="00197F30" w:rsidRDefault="00CC24E0" w:rsidP="00D63765">
            <w:pPr>
              <w:spacing w:after="100" w:afterAutospacing="1" w:line="360" w:lineRule="auto"/>
              <w:ind w:left="0" w:right="0" w:firstLine="0"/>
              <w:jc w:val="center"/>
              <w:rPr>
                <w:sz w:val="24"/>
                <w:szCs w:val="24"/>
              </w:rPr>
            </w:pPr>
            <w:ins w:id="147" w:author="Markus Varlund Strange" w:date="2025-10-24T15:30:00Z" w16du:dateUtc="2025-10-24T13:30:00Z">
              <w:r>
                <w:rPr>
                  <w:sz w:val="24"/>
                  <w:szCs w:val="24"/>
                </w:rPr>
                <w:t>19</w:t>
              </w:r>
            </w:ins>
            <w:del w:id="148" w:author="Markus Varlund Strange" w:date="2025-10-24T15:30:00Z" w16du:dateUtc="2025-10-24T13:30:00Z">
              <w:r w:rsidR="00197F30" w:rsidDel="00CC24E0">
                <w:rPr>
                  <w:sz w:val="24"/>
                  <w:szCs w:val="24"/>
                </w:rPr>
                <w:delText>2</w:delText>
              </w:r>
              <w:r w:rsidR="007D5706" w:rsidDel="00CC24E0">
                <w:rPr>
                  <w:sz w:val="24"/>
                  <w:szCs w:val="24"/>
                </w:rPr>
                <w:delText>0</w:delText>
              </w:r>
            </w:del>
            <w:r w:rsidR="00197F30">
              <w:rPr>
                <w:sz w:val="24"/>
                <w:szCs w:val="24"/>
              </w:rPr>
              <w:t>-2</w:t>
            </w:r>
            <w:ins w:id="149" w:author="Markus Varlund Strange" w:date="2025-10-24T15:30:00Z" w16du:dateUtc="2025-10-24T13:30:00Z">
              <w:r>
                <w:rPr>
                  <w:sz w:val="24"/>
                  <w:szCs w:val="24"/>
                </w:rPr>
                <w:t>2</w:t>
              </w:r>
            </w:ins>
            <w:del w:id="150" w:author="Markus Varlund Strange" w:date="2025-10-24T15:30:00Z" w16du:dateUtc="2025-10-24T13:30:00Z">
              <w:r w:rsidR="00197F30" w:rsidDel="00CC24E0">
                <w:rPr>
                  <w:sz w:val="24"/>
                  <w:szCs w:val="24"/>
                </w:rPr>
                <w:delText>5</w:delText>
              </w:r>
            </w:del>
            <w:r w:rsidR="00197F30">
              <w:rPr>
                <w:sz w:val="24"/>
                <w:szCs w:val="24"/>
              </w:rPr>
              <w:t xml:space="preserve"> cm cod</w:t>
            </w:r>
          </w:p>
        </w:tc>
        <w:tc>
          <w:tcPr>
            <w:tcW w:w="1176" w:type="dxa"/>
            <w:tcBorders>
              <w:top w:val="nil"/>
              <w:left w:val="nil"/>
              <w:bottom w:val="nil"/>
              <w:right w:val="nil"/>
            </w:tcBorders>
            <w:tcPrChange w:id="151" w:author="Markus Varlund Strange" w:date="2025-10-24T15:41:00Z" w16du:dateUtc="2025-10-24T13:41:00Z">
              <w:tcPr>
                <w:tcW w:w="1176" w:type="dxa"/>
                <w:tcBorders>
                  <w:top w:val="nil"/>
                  <w:left w:val="nil"/>
                  <w:bottom w:val="nil"/>
                  <w:right w:val="nil"/>
                </w:tcBorders>
              </w:tcPr>
            </w:tcPrChange>
          </w:tcPr>
          <w:p w14:paraId="2A64E62A" w14:textId="01FEED2E" w:rsidR="00197F30" w:rsidRDefault="00197F30" w:rsidP="00D63765">
            <w:pPr>
              <w:spacing w:after="100" w:afterAutospacing="1" w:line="360" w:lineRule="auto"/>
              <w:ind w:left="0" w:right="0" w:firstLine="0"/>
              <w:jc w:val="center"/>
              <w:rPr>
                <w:sz w:val="24"/>
                <w:szCs w:val="24"/>
              </w:rPr>
            </w:pPr>
            <w:r>
              <w:rPr>
                <w:sz w:val="24"/>
                <w:szCs w:val="24"/>
              </w:rPr>
              <w:t>0.2</w:t>
            </w:r>
            <w:ins w:id="152" w:author="Markus Varlund Strange" w:date="2025-10-24T15:36:00Z" w16du:dateUtc="2025-10-24T13:36:00Z">
              <w:r w:rsidR="008F7154">
                <w:rPr>
                  <w:sz w:val="24"/>
                  <w:szCs w:val="24"/>
                </w:rPr>
                <w:t>62</w:t>
              </w:r>
            </w:ins>
            <w:del w:id="153" w:author="Markus Varlund Strange" w:date="2025-10-24T15:36:00Z" w16du:dateUtc="2025-10-24T13:36:00Z">
              <w:r w:rsidDel="008F7154">
                <w:rPr>
                  <w:sz w:val="24"/>
                  <w:szCs w:val="24"/>
                </w:rPr>
                <w:delText>73</w:delText>
              </w:r>
            </w:del>
          </w:p>
        </w:tc>
        <w:tc>
          <w:tcPr>
            <w:tcW w:w="2423" w:type="dxa"/>
            <w:tcBorders>
              <w:top w:val="nil"/>
              <w:left w:val="nil"/>
              <w:bottom w:val="nil"/>
              <w:right w:val="single" w:sz="4" w:space="0" w:color="auto"/>
            </w:tcBorders>
            <w:tcPrChange w:id="154" w:author="Markus Varlund Strange" w:date="2025-10-24T15:41:00Z" w16du:dateUtc="2025-10-24T13:41:00Z">
              <w:tcPr>
                <w:tcW w:w="1843" w:type="dxa"/>
                <w:tcBorders>
                  <w:top w:val="nil"/>
                  <w:left w:val="nil"/>
                  <w:bottom w:val="nil"/>
                  <w:right w:val="single" w:sz="4" w:space="0" w:color="auto"/>
                </w:tcBorders>
              </w:tcPr>
            </w:tcPrChange>
          </w:tcPr>
          <w:p w14:paraId="7BDEB08C" w14:textId="0AB9DA91" w:rsidR="00197F30" w:rsidRDefault="00197F30" w:rsidP="00D63765">
            <w:pPr>
              <w:spacing w:after="100" w:afterAutospacing="1" w:line="360" w:lineRule="auto"/>
              <w:ind w:left="0" w:right="0" w:firstLine="0"/>
              <w:jc w:val="center"/>
              <w:rPr>
                <w:sz w:val="24"/>
                <w:szCs w:val="24"/>
              </w:rPr>
            </w:pPr>
            <w:r>
              <w:rPr>
                <w:sz w:val="24"/>
                <w:szCs w:val="24"/>
              </w:rPr>
              <w:t>[0.2</w:t>
            </w:r>
            <w:ins w:id="155" w:author="Markus Varlund Strange" w:date="2025-10-24T15:36:00Z" w16du:dateUtc="2025-10-24T13:36:00Z">
              <w:r w:rsidR="008F7154">
                <w:rPr>
                  <w:sz w:val="24"/>
                  <w:szCs w:val="24"/>
                </w:rPr>
                <w:t>17</w:t>
              </w:r>
            </w:ins>
            <w:del w:id="156" w:author="Markus Varlund Strange" w:date="2025-10-24T15:36:00Z" w16du:dateUtc="2025-10-24T13:36:00Z">
              <w:r w:rsidDel="008F7154">
                <w:rPr>
                  <w:sz w:val="24"/>
                  <w:szCs w:val="24"/>
                </w:rPr>
                <w:delText>23</w:delText>
              </w:r>
            </w:del>
            <w:r>
              <w:rPr>
                <w:sz w:val="24"/>
                <w:szCs w:val="24"/>
              </w:rPr>
              <w:t>; 0.3</w:t>
            </w:r>
            <w:ins w:id="157" w:author="Markus Varlund Strange" w:date="2025-10-24T15:36:00Z" w16du:dateUtc="2025-10-24T13:36:00Z">
              <w:r w:rsidR="008F7154">
                <w:rPr>
                  <w:sz w:val="24"/>
                  <w:szCs w:val="24"/>
                </w:rPr>
                <w:t>13</w:t>
              </w:r>
            </w:ins>
            <w:del w:id="158" w:author="Markus Varlund Strange" w:date="2025-10-24T15:36:00Z" w16du:dateUtc="2025-10-24T13:36:00Z">
              <w:r w:rsidDel="008F7154">
                <w:rPr>
                  <w:sz w:val="24"/>
                  <w:szCs w:val="24"/>
                </w:rPr>
                <w:delText>29</w:delText>
              </w:r>
            </w:del>
            <w:r>
              <w:rPr>
                <w:sz w:val="24"/>
                <w:szCs w:val="24"/>
              </w:rPr>
              <w:t>]</w:t>
            </w:r>
          </w:p>
        </w:tc>
      </w:tr>
      <w:tr w:rsidR="00197F30" w14:paraId="31DF2438" w14:textId="77777777" w:rsidTr="008F7154">
        <w:trPr>
          <w:trPrChange w:id="159" w:author="Markus Varlund Strange" w:date="2025-10-24T15:41:00Z" w16du:dateUtc="2025-10-24T13:41:00Z">
            <w:trPr>
              <w:gridAfter w:val="0"/>
            </w:trPr>
          </w:trPrChange>
        </w:trPr>
        <w:tc>
          <w:tcPr>
            <w:tcW w:w="1189" w:type="dxa"/>
            <w:tcBorders>
              <w:top w:val="nil"/>
              <w:left w:val="single" w:sz="4" w:space="0" w:color="auto"/>
              <w:bottom w:val="nil"/>
              <w:right w:val="nil"/>
            </w:tcBorders>
            <w:tcPrChange w:id="160" w:author="Markus Varlund Strange" w:date="2025-10-24T15:41:00Z" w16du:dateUtc="2025-10-24T13:41:00Z">
              <w:tcPr>
                <w:tcW w:w="1189" w:type="dxa"/>
                <w:tcBorders>
                  <w:top w:val="nil"/>
                  <w:left w:val="single" w:sz="4" w:space="0" w:color="auto"/>
                  <w:bottom w:val="nil"/>
                  <w:right w:val="nil"/>
                </w:tcBorders>
              </w:tcPr>
            </w:tcPrChange>
          </w:tcPr>
          <w:p w14:paraId="79359038" w14:textId="77777777" w:rsidR="00197F30" w:rsidRPr="00324591" w:rsidRDefault="00197F30" w:rsidP="00D63765">
            <w:pPr>
              <w:spacing w:after="100" w:afterAutospacing="1" w:line="360" w:lineRule="auto"/>
              <w:ind w:left="0" w:right="0" w:firstLine="0"/>
              <w:jc w:val="center"/>
              <w:rPr>
                <w:i/>
                <w:iCs/>
                <w:sz w:val="24"/>
                <w:szCs w:val="24"/>
              </w:rPr>
            </w:pPr>
            <w:r w:rsidRPr="00324591">
              <w:rPr>
                <w:i/>
                <w:iCs/>
                <w:sz w:val="24"/>
                <w:szCs w:val="24"/>
              </w:rPr>
              <w:t>p</w:t>
            </w:r>
            <w:r w:rsidRPr="00324591">
              <w:rPr>
                <w:i/>
                <w:iCs/>
                <w:sz w:val="24"/>
                <w:szCs w:val="24"/>
                <w:vertAlign w:val="subscript"/>
              </w:rPr>
              <w:t>0,1,4</w:t>
            </w:r>
          </w:p>
        </w:tc>
        <w:tc>
          <w:tcPr>
            <w:tcW w:w="2702" w:type="dxa"/>
            <w:tcBorders>
              <w:top w:val="nil"/>
              <w:left w:val="nil"/>
              <w:bottom w:val="nil"/>
              <w:right w:val="nil"/>
            </w:tcBorders>
            <w:tcPrChange w:id="161" w:author="Markus Varlund Strange" w:date="2025-10-24T15:41:00Z" w16du:dateUtc="2025-10-24T13:41:00Z">
              <w:tcPr>
                <w:tcW w:w="2702" w:type="dxa"/>
                <w:tcBorders>
                  <w:top w:val="nil"/>
                  <w:left w:val="nil"/>
                  <w:bottom w:val="nil"/>
                  <w:right w:val="nil"/>
                </w:tcBorders>
              </w:tcPr>
            </w:tcPrChange>
          </w:tcPr>
          <w:p w14:paraId="16EA9C32" w14:textId="4C74E83F" w:rsidR="00197F30" w:rsidRDefault="00197F30" w:rsidP="00D63765">
            <w:pPr>
              <w:spacing w:after="100" w:afterAutospacing="1" w:line="360" w:lineRule="auto"/>
              <w:ind w:left="0" w:right="0" w:firstLine="0"/>
              <w:jc w:val="center"/>
              <w:rPr>
                <w:sz w:val="24"/>
                <w:szCs w:val="24"/>
              </w:rPr>
            </w:pPr>
            <w:r>
              <w:rPr>
                <w:sz w:val="24"/>
                <w:szCs w:val="24"/>
              </w:rPr>
              <w:t>2</w:t>
            </w:r>
            <w:ins w:id="162" w:author="Markus Varlund Strange" w:date="2025-10-24T15:30:00Z" w16du:dateUtc="2025-10-24T13:30:00Z">
              <w:r w:rsidR="00CC24E0">
                <w:rPr>
                  <w:sz w:val="24"/>
                  <w:szCs w:val="24"/>
                </w:rPr>
                <w:t>3</w:t>
              </w:r>
            </w:ins>
            <w:del w:id="163" w:author="Markus Varlund Strange" w:date="2025-10-24T15:30:00Z" w16du:dateUtc="2025-10-24T13:30:00Z">
              <w:r w:rsidR="007D5706" w:rsidDel="00CC24E0">
                <w:rPr>
                  <w:sz w:val="24"/>
                  <w:szCs w:val="24"/>
                </w:rPr>
                <w:delText>5</w:delText>
              </w:r>
            </w:del>
            <w:r>
              <w:rPr>
                <w:sz w:val="24"/>
                <w:szCs w:val="24"/>
              </w:rPr>
              <w:t>-</w:t>
            </w:r>
            <w:ins w:id="164" w:author="Markus Varlund Strange" w:date="2025-10-24T15:30:00Z" w16du:dateUtc="2025-10-24T13:30:00Z">
              <w:r w:rsidR="00CC24E0">
                <w:rPr>
                  <w:sz w:val="24"/>
                  <w:szCs w:val="24"/>
                </w:rPr>
                <w:t>26</w:t>
              </w:r>
            </w:ins>
            <w:del w:id="165" w:author="Markus Varlund Strange" w:date="2025-10-24T15:30:00Z" w16du:dateUtc="2025-10-24T13:30:00Z">
              <w:r w:rsidDel="00CC24E0">
                <w:rPr>
                  <w:sz w:val="24"/>
                  <w:szCs w:val="24"/>
                </w:rPr>
                <w:delText>30</w:delText>
              </w:r>
            </w:del>
            <w:r>
              <w:rPr>
                <w:sz w:val="24"/>
                <w:szCs w:val="24"/>
              </w:rPr>
              <w:t xml:space="preserve"> cm cod</w:t>
            </w:r>
          </w:p>
        </w:tc>
        <w:tc>
          <w:tcPr>
            <w:tcW w:w="1176" w:type="dxa"/>
            <w:tcBorders>
              <w:top w:val="nil"/>
              <w:left w:val="nil"/>
              <w:bottom w:val="nil"/>
              <w:right w:val="nil"/>
            </w:tcBorders>
            <w:tcPrChange w:id="166" w:author="Markus Varlund Strange" w:date="2025-10-24T15:41:00Z" w16du:dateUtc="2025-10-24T13:41:00Z">
              <w:tcPr>
                <w:tcW w:w="1176" w:type="dxa"/>
                <w:tcBorders>
                  <w:top w:val="nil"/>
                  <w:left w:val="nil"/>
                  <w:bottom w:val="nil"/>
                  <w:right w:val="nil"/>
                </w:tcBorders>
              </w:tcPr>
            </w:tcPrChange>
          </w:tcPr>
          <w:p w14:paraId="4176FAB6" w14:textId="08281ACE" w:rsidR="00197F30" w:rsidRDefault="00197F30" w:rsidP="00D63765">
            <w:pPr>
              <w:spacing w:after="100" w:afterAutospacing="1" w:line="360" w:lineRule="auto"/>
              <w:ind w:left="0" w:right="0" w:firstLine="0"/>
              <w:jc w:val="center"/>
              <w:rPr>
                <w:sz w:val="24"/>
                <w:szCs w:val="24"/>
              </w:rPr>
            </w:pPr>
            <w:r>
              <w:rPr>
                <w:sz w:val="24"/>
                <w:szCs w:val="24"/>
              </w:rPr>
              <w:t>0.2</w:t>
            </w:r>
            <w:ins w:id="167" w:author="Markus Varlund Strange" w:date="2025-10-24T15:36:00Z" w16du:dateUtc="2025-10-24T13:36:00Z">
              <w:r w:rsidR="008F7154">
                <w:rPr>
                  <w:sz w:val="24"/>
                  <w:szCs w:val="24"/>
                </w:rPr>
                <w:t>90</w:t>
              </w:r>
            </w:ins>
            <w:del w:id="168" w:author="Markus Varlund Strange" w:date="2025-10-24T15:36:00Z" w16du:dateUtc="2025-10-24T13:36:00Z">
              <w:r w:rsidDel="008F7154">
                <w:rPr>
                  <w:sz w:val="24"/>
                  <w:szCs w:val="24"/>
                </w:rPr>
                <w:delText>86</w:delText>
              </w:r>
            </w:del>
          </w:p>
        </w:tc>
        <w:tc>
          <w:tcPr>
            <w:tcW w:w="2423" w:type="dxa"/>
            <w:tcBorders>
              <w:top w:val="nil"/>
              <w:left w:val="nil"/>
              <w:bottom w:val="nil"/>
              <w:right w:val="single" w:sz="4" w:space="0" w:color="auto"/>
            </w:tcBorders>
            <w:tcPrChange w:id="169" w:author="Markus Varlund Strange" w:date="2025-10-24T15:41:00Z" w16du:dateUtc="2025-10-24T13:41:00Z">
              <w:tcPr>
                <w:tcW w:w="1843" w:type="dxa"/>
                <w:tcBorders>
                  <w:top w:val="nil"/>
                  <w:left w:val="nil"/>
                  <w:bottom w:val="nil"/>
                  <w:right w:val="single" w:sz="4" w:space="0" w:color="auto"/>
                </w:tcBorders>
              </w:tcPr>
            </w:tcPrChange>
          </w:tcPr>
          <w:p w14:paraId="0C7CFC13" w14:textId="566057CF" w:rsidR="00197F30" w:rsidRDefault="00197F30" w:rsidP="00D63765">
            <w:pPr>
              <w:spacing w:after="100" w:afterAutospacing="1" w:line="360" w:lineRule="auto"/>
              <w:ind w:left="0" w:right="0" w:firstLine="0"/>
              <w:jc w:val="center"/>
              <w:rPr>
                <w:sz w:val="24"/>
                <w:szCs w:val="24"/>
              </w:rPr>
            </w:pPr>
            <w:r>
              <w:rPr>
                <w:sz w:val="24"/>
                <w:szCs w:val="24"/>
              </w:rPr>
              <w:t>[0.2</w:t>
            </w:r>
            <w:ins w:id="170" w:author="Markus Varlund Strange" w:date="2025-10-24T15:36:00Z" w16du:dateUtc="2025-10-24T13:36:00Z">
              <w:r w:rsidR="008F7154">
                <w:rPr>
                  <w:sz w:val="24"/>
                  <w:szCs w:val="24"/>
                </w:rPr>
                <w:t>26</w:t>
              </w:r>
            </w:ins>
            <w:del w:id="171" w:author="Markus Varlund Strange" w:date="2025-10-24T15:36:00Z" w16du:dateUtc="2025-10-24T13:36:00Z">
              <w:r w:rsidDel="008F7154">
                <w:rPr>
                  <w:sz w:val="24"/>
                  <w:szCs w:val="24"/>
                </w:rPr>
                <w:delText>11</w:delText>
              </w:r>
            </w:del>
            <w:r>
              <w:rPr>
                <w:sz w:val="24"/>
                <w:szCs w:val="24"/>
              </w:rPr>
              <w:t>; 0.3</w:t>
            </w:r>
            <w:ins w:id="172" w:author="Markus Varlund Strange" w:date="2025-10-24T15:37:00Z" w16du:dateUtc="2025-10-24T13:37:00Z">
              <w:r w:rsidR="008F7154">
                <w:rPr>
                  <w:sz w:val="24"/>
                  <w:szCs w:val="24"/>
                </w:rPr>
                <w:t>63</w:t>
              </w:r>
            </w:ins>
            <w:del w:id="173" w:author="Markus Varlund Strange" w:date="2025-10-24T15:36:00Z" w16du:dateUtc="2025-10-24T13:36:00Z">
              <w:r w:rsidDel="008F7154">
                <w:rPr>
                  <w:sz w:val="24"/>
                  <w:szCs w:val="24"/>
                </w:rPr>
                <w:delText>75</w:delText>
              </w:r>
            </w:del>
            <w:r>
              <w:rPr>
                <w:sz w:val="24"/>
                <w:szCs w:val="24"/>
              </w:rPr>
              <w:t>]</w:t>
            </w:r>
          </w:p>
        </w:tc>
      </w:tr>
      <w:tr w:rsidR="00197F30" w14:paraId="40D80E06" w14:textId="77777777" w:rsidTr="008F7154">
        <w:trPr>
          <w:trPrChange w:id="174" w:author="Markus Varlund Strange" w:date="2025-10-24T15:41:00Z" w16du:dateUtc="2025-10-24T13:41:00Z">
            <w:trPr>
              <w:gridAfter w:val="0"/>
            </w:trPr>
          </w:trPrChange>
        </w:trPr>
        <w:tc>
          <w:tcPr>
            <w:tcW w:w="1189" w:type="dxa"/>
            <w:tcBorders>
              <w:top w:val="nil"/>
              <w:left w:val="single" w:sz="4" w:space="0" w:color="auto"/>
              <w:bottom w:val="nil"/>
              <w:right w:val="nil"/>
            </w:tcBorders>
            <w:tcPrChange w:id="175" w:author="Markus Varlund Strange" w:date="2025-10-24T15:41:00Z" w16du:dateUtc="2025-10-24T13:41:00Z">
              <w:tcPr>
                <w:tcW w:w="1189" w:type="dxa"/>
                <w:tcBorders>
                  <w:top w:val="nil"/>
                  <w:left w:val="single" w:sz="4" w:space="0" w:color="auto"/>
                  <w:bottom w:val="nil"/>
                  <w:right w:val="nil"/>
                </w:tcBorders>
              </w:tcPr>
            </w:tcPrChange>
          </w:tcPr>
          <w:p w14:paraId="587D3E7A" w14:textId="77777777" w:rsidR="00197F30" w:rsidRPr="00324591" w:rsidRDefault="00197F30" w:rsidP="00D63765">
            <w:pPr>
              <w:spacing w:after="100" w:afterAutospacing="1" w:line="360" w:lineRule="auto"/>
              <w:ind w:left="0" w:right="0" w:firstLine="0"/>
              <w:jc w:val="center"/>
              <w:rPr>
                <w:i/>
                <w:iCs/>
                <w:sz w:val="24"/>
                <w:szCs w:val="24"/>
              </w:rPr>
            </w:pPr>
            <w:r w:rsidRPr="00324591">
              <w:rPr>
                <w:i/>
                <w:iCs/>
                <w:sz w:val="24"/>
                <w:szCs w:val="24"/>
              </w:rPr>
              <w:t>p</w:t>
            </w:r>
            <w:r w:rsidRPr="00324591">
              <w:rPr>
                <w:i/>
                <w:iCs/>
                <w:sz w:val="24"/>
                <w:szCs w:val="24"/>
                <w:vertAlign w:val="subscript"/>
              </w:rPr>
              <w:t>0,1,5</w:t>
            </w:r>
          </w:p>
        </w:tc>
        <w:tc>
          <w:tcPr>
            <w:tcW w:w="2702" w:type="dxa"/>
            <w:tcBorders>
              <w:top w:val="nil"/>
              <w:left w:val="nil"/>
              <w:bottom w:val="nil"/>
              <w:right w:val="nil"/>
            </w:tcBorders>
            <w:tcPrChange w:id="176" w:author="Markus Varlund Strange" w:date="2025-10-24T15:41:00Z" w16du:dateUtc="2025-10-24T13:41:00Z">
              <w:tcPr>
                <w:tcW w:w="2702" w:type="dxa"/>
                <w:tcBorders>
                  <w:top w:val="nil"/>
                  <w:left w:val="nil"/>
                  <w:bottom w:val="nil"/>
                  <w:right w:val="nil"/>
                </w:tcBorders>
              </w:tcPr>
            </w:tcPrChange>
          </w:tcPr>
          <w:p w14:paraId="57D2A8C2" w14:textId="48D56C4E" w:rsidR="00197F30" w:rsidRDefault="00CC24E0" w:rsidP="00D63765">
            <w:pPr>
              <w:spacing w:after="100" w:afterAutospacing="1" w:line="360" w:lineRule="auto"/>
              <w:ind w:left="0" w:right="0" w:firstLine="0"/>
              <w:jc w:val="center"/>
              <w:rPr>
                <w:sz w:val="24"/>
                <w:szCs w:val="24"/>
              </w:rPr>
            </w:pPr>
            <w:ins w:id="177" w:author="Markus Varlund Strange" w:date="2025-10-24T15:30:00Z" w16du:dateUtc="2025-10-24T13:30:00Z">
              <w:r>
                <w:rPr>
                  <w:sz w:val="24"/>
                  <w:szCs w:val="24"/>
                </w:rPr>
                <w:t>27+</w:t>
              </w:r>
            </w:ins>
            <w:del w:id="178" w:author="Markus Varlund Strange" w:date="2025-10-24T15:30:00Z" w16du:dateUtc="2025-10-24T13:30:00Z">
              <w:r w:rsidR="00197F30" w:rsidDel="00CC24E0">
                <w:rPr>
                  <w:sz w:val="24"/>
                  <w:szCs w:val="24"/>
                </w:rPr>
                <w:delText>&gt;30</w:delText>
              </w:r>
            </w:del>
            <w:r w:rsidR="00197F30">
              <w:rPr>
                <w:sz w:val="24"/>
                <w:szCs w:val="24"/>
              </w:rPr>
              <w:t xml:space="preserve"> cm cod</w:t>
            </w:r>
          </w:p>
        </w:tc>
        <w:tc>
          <w:tcPr>
            <w:tcW w:w="1176" w:type="dxa"/>
            <w:tcBorders>
              <w:top w:val="nil"/>
              <w:left w:val="nil"/>
              <w:bottom w:val="nil"/>
              <w:right w:val="nil"/>
            </w:tcBorders>
            <w:tcPrChange w:id="179" w:author="Markus Varlund Strange" w:date="2025-10-24T15:41:00Z" w16du:dateUtc="2025-10-24T13:41:00Z">
              <w:tcPr>
                <w:tcW w:w="1176" w:type="dxa"/>
                <w:tcBorders>
                  <w:top w:val="nil"/>
                  <w:left w:val="nil"/>
                  <w:bottom w:val="nil"/>
                  <w:right w:val="nil"/>
                </w:tcBorders>
              </w:tcPr>
            </w:tcPrChange>
          </w:tcPr>
          <w:p w14:paraId="47A0FD88" w14:textId="7BBCEBC0" w:rsidR="00197F30" w:rsidRDefault="00197F30" w:rsidP="00D63765">
            <w:pPr>
              <w:spacing w:after="100" w:afterAutospacing="1" w:line="360" w:lineRule="auto"/>
              <w:ind w:left="0" w:right="0" w:firstLine="0"/>
              <w:jc w:val="center"/>
              <w:rPr>
                <w:sz w:val="24"/>
                <w:szCs w:val="24"/>
              </w:rPr>
            </w:pPr>
            <w:r>
              <w:rPr>
                <w:sz w:val="24"/>
                <w:szCs w:val="24"/>
              </w:rPr>
              <w:t>0.</w:t>
            </w:r>
            <w:ins w:id="180" w:author="Markus Varlund Strange" w:date="2025-10-24T15:37:00Z" w16du:dateUtc="2025-10-24T13:37:00Z">
              <w:r w:rsidR="008F7154">
                <w:rPr>
                  <w:sz w:val="24"/>
                  <w:szCs w:val="24"/>
                </w:rPr>
                <w:t>261</w:t>
              </w:r>
            </w:ins>
            <w:del w:id="181" w:author="Markus Varlund Strange" w:date="2025-10-24T15:37:00Z" w16du:dateUtc="2025-10-24T13:37:00Z">
              <w:r w:rsidDel="008F7154">
                <w:rPr>
                  <w:sz w:val="24"/>
                  <w:szCs w:val="24"/>
                </w:rPr>
                <w:delText>197</w:delText>
              </w:r>
            </w:del>
          </w:p>
        </w:tc>
        <w:tc>
          <w:tcPr>
            <w:tcW w:w="2423" w:type="dxa"/>
            <w:tcBorders>
              <w:top w:val="nil"/>
              <w:left w:val="nil"/>
              <w:bottom w:val="nil"/>
              <w:right w:val="single" w:sz="4" w:space="0" w:color="auto"/>
            </w:tcBorders>
            <w:tcPrChange w:id="182" w:author="Markus Varlund Strange" w:date="2025-10-24T15:41:00Z" w16du:dateUtc="2025-10-24T13:41:00Z">
              <w:tcPr>
                <w:tcW w:w="1843" w:type="dxa"/>
                <w:tcBorders>
                  <w:top w:val="nil"/>
                  <w:left w:val="nil"/>
                  <w:bottom w:val="nil"/>
                  <w:right w:val="single" w:sz="4" w:space="0" w:color="auto"/>
                </w:tcBorders>
              </w:tcPr>
            </w:tcPrChange>
          </w:tcPr>
          <w:p w14:paraId="062B2932" w14:textId="7656D278" w:rsidR="00197F30" w:rsidRDefault="00197F30" w:rsidP="00D63765">
            <w:pPr>
              <w:spacing w:after="100" w:afterAutospacing="1" w:line="360" w:lineRule="auto"/>
              <w:ind w:left="0" w:right="0" w:firstLine="0"/>
              <w:jc w:val="center"/>
              <w:rPr>
                <w:sz w:val="24"/>
                <w:szCs w:val="24"/>
              </w:rPr>
            </w:pPr>
            <w:r>
              <w:rPr>
                <w:sz w:val="24"/>
                <w:szCs w:val="24"/>
              </w:rPr>
              <w:t>[0.1</w:t>
            </w:r>
            <w:ins w:id="183" w:author="Markus Varlund Strange" w:date="2025-10-24T15:37:00Z" w16du:dateUtc="2025-10-24T13:37:00Z">
              <w:r w:rsidR="008F7154">
                <w:rPr>
                  <w:sz w:val="24"/>
                  <w:szCs w:val="24"/>
                </w:rPr>
                <w:t>82</w:t>
              </w:r>
            </w:ins>
            <w:del w:id="184" w:author="Markus Varlund Strange" w:date="2025-10-24T15:37:00Z" w16du:dateUtc="2025-10-24T13:37:00Z">
              <w:r w:rsidDel="008F7154">
                <w:rPr>
                  <w:sz w:val="24"/>
                  <w:szCs w:val="24"/>
                </w:rPr>
                <w:delText>00</w:delText>
              </w:r>
            </w:del>
            <w:r>
              <w:rPr>
                <w:sz w:val="24"/>
                <w:szCs w:val="24"/>
              </w:rPr>
              <w:t>; 0.35</w:t>
            </w:r>
            <w:ins w:id="185" w:author="Markus Varlund Strange" w:date="2025-10-24T15:37:00Z" w16du:dateUtc="2025-10-24T13:37:00Z">
              <w:r w:rsidR="008F7154">
                <w:rPr>
                  <w:sz w:val="24"/>
                  <w:szCs w:val="24"/>
                </w:rPr>
                <w:t>8</w:t>
              </w:r>
            </w:ins>
            <w:del w:id="186" w:author="Markus Varlund Strange" w:date="2025-10-24T15:37:00Z" w16du:dateUtc="2025-10-24T13:37:00Z">
              <w:r w:rsidDel="008F7154">
                <w:rPr>
                  <w:sz w:val="24"/>
                  <w:szCs w:val="24"/>
                </w:rPr>
                <w:delText>1</w:delText>
              </w:r>
            </w:del>
            <w:r>
              <w:rPr>
                <w:sz w:val="24"/>
                <w:szCs w:val="24"/>
              </w:rPr>
              <w:t>]</w:t>
            </w:r>
          </w:p>
        </w:tc>
      </w:tr>
      <w:tr w:rsidR="00197F30" w14:paraId="17914C98" w14:textId="77777777" w:rsidTr="008F7154">
        <w:trPr>
          <w:trPrChange w:id="187" w:author="Markus Varlund Strange" w:date="2025-10-24T15:41:00Z" w16du:dateUtc="2025-10-24T13:41:00Z">
            <w:trPr>
              <w:gridAfter w:val="0"/>
            </w:trPr>
          </w:trPrChange>
        </w:trPr>
        <w:tc>
          <w:tcPr>
            <w:tcW w:w="1189" w:type="dxa"/>
            <w:tcBorders>
              <w:top w:val="nil"/>
              <w:left w:val="single" w:sz="4" w:space="0" w:color="auto"/>
              <w:bottom w:val="nil"/>
              <w:right w:val="nil"/>
            </w:tcBorders>
            <w:tcPrChange w:id="188" w:author="Markus Varlund Strange" w:date="2025-10-24T15:41:00Z" w16du:dateUtc="2025-10-24T13:41:00Z">
              <w:tcPr>
                <w:tcW w:w="1189" w:type="dxa"/>
                <w:tcBorders>
                  <w:top w:val="nil"/>
                  <w:left w:val="single" w:sz="4" w:space="0" w:color="auto"/>
                  <w:bottom w:val="nil"/>
                  <w:right w:val="nil"/>
                </w:tcBorders>
              </w:tcPr>
            </w:tcPrChange>
          </w:tcPr>
          <w:p w14:paraId="3B9ED21F" w14:textId="77777777" w:rsidR="00197F30" w:rsidRPr="00324591" w:rsidRDefault="00197F30" w:rsidP="00D63765">
            <w:pPr>
              <w:spacing w:after="100" w:afterAutospacing="1" w:line="360" w:lineRule="auto"/>
              <w:ind w:left="0" w:right="0" w:firstLine="0"/>
              <w:jc w:val="center"/>
              <w:rPr>
                <w:i/>
                <w:iCs/>
                <w:sz w:val="24"/>
                <w:szCs w:val="24"/>
              </w:rPr>
            </w:pPr>
            <w:r w:rsidRPr="00324591">
              <w:rPr>
                <w:i/>
                <w:iCs/>
                <w:sz w:val="24"/>
                <w:szCs w:val="24"/>
              </w:rPr>
              <w:t>p</w:t>
            </w:r>
            <w:r w:rsidRPr="00324591">
              <w:rPr>
                <w:i/>
                <w:iCs/>
                <w:sz w:val="24"/>
                <w:szCs w:val="24"/>
                <w:vertAlign w:val="subscript"/>
              </w:rPr>
              <w:t>0,2,1</w:t>
            </w:r>
          </w:p>
        </w:tc>
        <w:tc>
          <w:tcPr>
            <w:tcW w:w="2702" w:type="dxa"/>
            <w:tcBorders>
              <w:top w:val="nil"/>
              <w:left w:val="nil"/>
              <w:bottom w:val="nil"/>
              <w:right w:val="nil"/>
            </w:tcBorders>
            <w:tcPrChange w:id="189" w:author="Markus Varlund Strange" w:date="2025-10-24T15:41:00Z" w16du:dateUtc="2025-10-24T13:41:00Z">
              <w:tcPr>
                <w:tcW w:w="2702" w:type="dxa"/>
                <w:tcBorders>
                  <w:top w:val="nil"/>
                  <w:left w:val="nil"/>
                  <w:bottom w:val="nil"/>
                  <w:right w:val="nil"/>
                </w:tcBorders>
              </w:tcPr>
            </w:tcPrChange>
          </w:tcPr>
          <w:p w14:paraId="56EFD636" w14:textId="14457A45" w:rsidR="00197F30" w:rsidRDefault="00CC24E0" w:rsidP="00D63765">
            <w:pPr>
              <w:spacing w:after="100" w:afterAutospacing="1" w:line="360" w:lineRule="auto"/>
              <w:ind w:left="0" w:right="0" w:firstLine="0"/>
              <w:jc w:val="center"/>
              <w:rPr>
                <w:sz w:val="24"/>
                <w:szCs w:val="24"/>
              </w:rPr>
            </w:pPr>
            <w:ins w:id="190" w:author="Markus Varlund Strange" w:date="2025-10-24T15:30:00Z" w16du:dateUtc="2025-10-24T13:30:00Z">
              <w:r>
                <w:rPr>
                  <w:sz w:val="24"/>
                  <w:szCs w:val="24"/>
                </w:rPr>
                <w:t>10</w:t>
              </w:r>
            </w:ins>
            <w:del w:id="191" w:author="Markus Varlund Strange" w:date="2025-10-24T15:30:00Z" w16du:dateUtc="2025-10-24T13:30:00Z">
              <w:r w:rsidR="007D5706" w:rsidDel="00CC24E0">
                <w:rPr>
                  <w:sz w:val="24"/>
                  <w:szCs w:val="24"/>
                </w:rPr>
                <w:delText>9</w:delText>
              </w:r>
            </w:del>
            <w:r w:rsidR="00197F30">
              <w:rPr>
                <w:sz w:val="24"/>
                <w:szCs w:val="24"/>
              </w:rPr>
              <w:t>-12 cm flounder</w:t>
            </w:r>
          </w:p>
        </w:tc>
        <w:tc>
          <w:tcPr>
            <w:tcW w:w="1176" w:type="dxa"/>
            <w:tcBorders>
              <w:top w:val="nil"/>
              <w:left w:val="nil"/>
              <w:bottom w:val="nil"/>
              <w:right w:val="nil"/>
            </w:tcBorders>
            <w:tcPrChange w:id="192" w:author="Markus Varlund Strange" w:date="2025-10-24T15:41:00Z" w16du:dateUtc="2025-10-24T13:41:00Z">
              <w:tcPr>
                <w:tcW w:w="1176" w:type="dxa"/>
                <w:tcBorders>
                  <w:top w:val="nil"/>
                  <w:left w:val="nil"/>
                  <w:bottom w:val="nil"/>
                  <w:right w:val="nil"/>
                </w:tcBorders>
              </w:tcPr>
            </w:tcPrChange>
          </w:tcPr>
          <w:p w14:paraId="49F9C57C" w14:textId="38B9EF85" w:rsidR="00197F30" w:rsidRDefault="00197F30" w:rsidP="00D63765">
            <w:pPr>
              <w:spacing w:after="100" w:afterAutospacing="1" w:line="360" w:lineRule="auto"/>
              <w:ind w:left="0" w:right="0" w:firstLine="0"/>
              <w:jc w:val="center"/>
              <w:rPr>
                <w:sz w:val="24"/>
                <w:szCs w:val="24"/>
              </w:rPr>
            </w:pPr>
            <w:r>
              <w:rPr>
                <w:sz w:val="24"/>
                <w:szCs w:val="24"/>
              </w:rPr>
              <w:t>0.1</w:t>
            </w:r>
            <w:ins w:id="193" w:author="Markus Varlund Strange" w:date="2025-10-24T15:39:00Z" w16du:dateUtc="2025-10-24T13:39:00Z">
              <w:r w:rsidR="008F7154">
                <w:rPr>
                  <w:sz w:val="24"/>
                  <w:szCs w:val="24"/>
                </w:rPr>
                <w:t>81</w:t>
              </w:r>
            </w:ins>
            <w:del w:id="194" w:author="Markus Varlund Strange" w:date="2025-10-24T15:39:00Z" w16du:dateUtc="2025-10-24T13:39:00Z">
              <w:r w:rsidDel="008F7154">
                <w:rPr>
                  <w:sz w:val="24"/>
                  <w:szCs w:val="24"/>
                </w:rPr>
                <w:delText>46</w:delText>
              </w:r>
            </w:del>
          </w:p>
        </w:tc>
        <w:tc>
          <w:tcPr>
            <w:tcW w:w="2423" w:type="dxa"/>
            <w:tcBorders>
              <w:top w:val="nil"/>
              <w:left w:val="nil"/>
              <w:bottom w:val="nil"/>
              <w:right w:val="single" w:sz="4" w:space="0" w:color="auto"/>
            </w:tcBorders>
            <w:tcPrChange w:id="195" w:author="Markus Varlund Strange" w:date="2025-10-24T15:41:00Z" w16du:dateUtc="2025-10-24T13:41:00Z">
              <w:tcPr>
                <w:tcW w:w="1843" w:type="dxa"/>
                <w:tcBorders>
                  <w:top w:val="nil"/>
                  <w:left w:val="nil"/>
                  <w:bottom w:val="nil"/>
                  <w:right w:val="single" w:sz="4" w:space="0" w:color="auto"/>
                </w:tcBorders>
              </w:tcPr>
            </w:tcPrChange>
          </w:tcPr>
          <w:p w14:paraId="0E1A0728" w14:textId="2F82025A" w:rsidR="00197F30" w:rsidRDefault="00197F30" w:rsidP="00D63765">
            <w:pPr>
              <w:spacing w:after="100" w:afterAutospacing="1" w:line="360" w:lineRule="auto"/>
              <w:ind w:left="0" w:right="0" w:firstLine="0"/>
              <w:jc w:val="center"/>
              <w:rPr>
                <w:sz w:val="24"/>
                <w:szCs w:val="24"/>
              </w:rPr>
            </w:pPr>
            <w:r>
              <w:rPr>
                <w:sz w:val="24"/>
                <w:szCs w:val="24"/>
              </w:rPr>
              <w:t>[0.</w:t>
            </w:r>
            <w:ins w:id="196" w:author="Markus Varlund Strange" w:date="2025-10-24T15:40:00Z" w16du:dateUtc="2025-10-24T13:40:00Z">
              <w:r w:rsidR="008F7154">
                <w:rPr>
                  <w:sz w:val="24"/>
                  <w:szCs w:val="24"/>
                </w:rPr>
                <w:t>109</w:t>
              </w:r>
            </w:ins>
            <w:del w:id="197" w:author="Markus Varlund Strange" w:date="2025-10-24T15:40:00Z" w16du:dateUtc="2025-10-24T13:40:00Z">
              <w:r w:rsidDel="008F7154">
                <w:rPr>
                  <w:sz w:val="24"/>
                  <w:szCs w:val="24"/>
                </w:rPr>
                <w:delText>065</w:delText>
              </w:r>
            </w:del>
            <w:r>
              <w:rPr>
                <w:sz w:val="24"/>
                <w:szCs w:val="24"/>
              </w:rPr>
              <w:t>; 0.2</w:t>
            </w:r>
            <w:ins w:id="198" w:author="Markus Varlund Strange" w:date="2025-10-24T15:40:00Z" w16du:dateUtc="2025-10-24T13:40:00Z">
              <w:r w:rsidR="008F7154">
                <w:rPr>
                  <w:sz w:val="24"/>
                  <w:szCs w:val="24"/>
                </w:rPr>
                <w:t>8</w:t>
              </w:r>
            </w:ins>
            <w:del w:id="199" w:author="Markus Varlund Strange" w:date="2025-10-24T15:40:00Z" w16du:dateUtc="2025-10-24T13:40:00Z">
              <w:r w:rsidDel="008F7154">
                <w:rPr>
                  <w:sz w:val="24"/>
                  <w:szCs w:val="24"/>
                </w:rPr>
                <w:delText>9</w:delText>
              </w:r>
            </w:del>
            <w:r>
              <w:rPr>
                <w:sz w:val="24"/>
                <w:szCs w:val="24"/>
              </w:rPr>
              <w:t>4]</w:t>
            </w:r>
          </w:p>
        </w:tc>
      </w:tr>
      <w:tr w:rsidR="00197F30" w14:paraId="24114466" w14:textId="77777777" w:rsidTr="008F7154">
        <w:trPr>
          <w:trPrChange w:id="200" w:author="Markus Varlund Strange" w:date="2025-10-24T15:41:00Z" w16du:dateUtc="2025-10-24T13:41:00Z">
            <w:trPr>
              <w:gridAfter w:val="0"/>
            </w:trPr>
          </w:trPrChange>
        </w:trPr>
        <w:tc>
          <w:tcPr>
            <w:tcW w:w="1189" w:type="dxa"/>
            <w:tcBorders>
              <w:top w:val="nil"/>
              <w:left w:val="single" w:sz="4" w:space="0" w:color="auto"/>
              <w:bottom w:val="nil"/>
              <w:right w:val="nil"/>
            </w:tcBorders>
            <w:tcPrChange w:id="201" w:author="Markus Varlund Strange" w:date="2025-10-24T15:41:00Z" w16du:dateUtc="2025-10-24T13:41:00Z">
              <w:tcPr>
                <w:tcW w:w="1189" w:type="dxa"/>
                <w:tcBorders>
                  <w:top w:val="nil"/>
                  <w:left w:val="single" w:sz="4" w:space="0" w:color="auto"/>
                  <w:bottom w:val="nil"/>
                  <w:right w:val="nil"/>
                </w:tcBorders>
              </w:tcPr>
            </w:tcPrChange>
          </w:tcPr>
          <w:p w14:paraId="3C342C80" w14:textId="77777777" w:rsidR="00197F30" w:rsidRPr="00324591" w:rsidRDefault="00197F30" w:rsidP="00D63765">
            <w:pPr>
              <w:spacing w:after="100" w:afterAutospacing="1" w:line="360" w:lineRule="auto"/>
              <w:ind w:left="0" w:right="0" w:firstLine="0"/>
              <w:jc w:val="center"/>
              <w:rPr>
                <w:i/>
                <w:iCs/>
                <w:sz w:val="24"/>
                <w:szCs w:val="24"/>
              </w:rPr>
            </w:pPr>
            <w:r w:rsidRPr="00324591">
              <w:rPr>
                <w:i/>
                <w:iCs/>
                <w:sz w:val="24"/>
                <w:szCs w:val="24"/>
              </w:rPr>
              <w:t>p</w:t>
            </w:r>
            <w:r w:rsidRPr="00324591">
              <w:rPr>
                <w:i/>
                <w:iCs/>
                <w:sz w:val="24"/>
                <w:szCs w:val="24"/>
                <w:vertAlign w:val="subscript"/>
              </w:rPr>
              <w:t>0,2,2</w:t>
            </w:r>
          </w:p>
        </w:tc>
        <w:tc>
          <w:tcPr>
            <w:tcW w:w="2702" w:type="dxa"/>
            <w:tcBorders>
              <w:top w:val="nil"/>
              <w:left w:val="nil"/>
              <w:bottom w:val="nil"/>
              <w:right w:val="nil"/>
            </w:tcBorders>
            <w:tcPrChange w:id="202" w:author="Markus Varlund Strange" w:date="2025-10-24T15:41:00Z" w16du:dateUtc="2025-10-24T13:41:00Z">
              <w:tcPr>
                <w:tcW w:w="2702" w:type="dxa"/>
                <w:tcBorders>
                  <w:top w:val="nil"/>
                  <w:left w:val="nil"/>
                  <w:bottom w:val="nil"/>
                  <w:right w:val="nil"/>
                </w:tcBorders>
              </w:tcPr>
            </w:tcPrChange>
          </w:tcPr>
          <w:p w14:paraId="389BF6B4" w14:textId="561133AE" w:rsidR="00197F30" w:rsidRDefault="00197F30" w:rsidP="00D63765">
            <w:pPr>
              <w:spacing w:after="100" w:afterAutospacing="1" w:line="360" w:lineRule="auto"/>
              <w:ind w:left="0" w:right="0" w:firstLine="0"/>
              <w:jc w:val="center"/>
              <w:rPr>
                <w:sz w:val="24"/>
                <w:szCs w:val="24"/>
              </w:rPr>
            </w:pPr>
            <w:r>
              <w:rPr>
                <w:sz w:val="24"/>
                <w:szCs w:val="24"/>
              </w:rPr>
              <w:t>1</w:t>
            </w:r>
            <w:ins w:id="203" w:author="Markus Varlund Strange" w:date="2025-10-24T15:31:00Z" w16du:dateUtc="2025-10-24T13:31:00Z">
              <w:r w:rsidR="00CC24E0">
                <w:rPr>
                  <w:sz w:val="24"/>
                  <w:szCs w:val="24"/>
                </w:rPr>
                <w:t>3</w:t>
              </w:r>
            </w:ins>
            <w:del w:id="204" w:author="Markus Varlund Strange" w:date="2025-10-24T15:31:00Z" w16du:dateUtc="2025-10-24T13:31:00Z">
              <w:r w:rsidR="007D5706" w:rsidDel="00CC24E0">
                <w:rPr>
                  <w:sz w:val="24"/>
                  <w:szCs w:val="24"/>
                </w:rPr>
                <w:delText>2</w:delText>
              </w:r>
            </w:del>
            <w:r>
              <w:rPr>
                <w:sz w:val="24"/>
                <w:szCs w:val="24"/>
              </w:rPr>
              <w:t>-15 cm flounder</w:t>
            </w:r>
          </w:p>
        </w:tc>
        <w:tc>
          <w:tcPr>
            <w:tcW w:w="1176" w:type="dxa"/>
            <w:tcBorders>
              <w:top w:val="nil"/>
              <w:left w:val="nil"/>
              <w:bottom w:val="nil"/>
              <w:right w:val="nil"/>
            </w:tcBorders>
            <w:tcPrChange w:id="205" w:author="Markus Varlund Strange" w:date="2025-10-24T15:41:00Z" w16du:dateUtc="2025-10-24T13:41:00Z">
              <w:tcPr>
                <w:tcW w:w="1176" w:type="dxa"/>
                <w:tcBorders>
                  <w:top w:val="nil"/>
                  <w:left w:val="nil"/>
                  <w:bottom w:val="nil"/>
                  <w:right w:val="nil"/>
                </w:tcBorders>
              </w:tcPr>
            </w:tcPrChange>
          </w:tcPr>
          <w:p w14:paraId="525426D0" w14:textId="626708B2" w:rsidR="00197F30" w:rsidRDefault="00197F30" w:rsidP="00D63765">
            <w:pPr>
              <w:spacing w:after="100" w:afterAutospacing="1" w:line="360" w:lineRule="auto"/>
              <w:ind w:left="0" w:right="0" w:firstLine="0"/>
              <w:jc w:val="center"/>
              <w:rPr>
                <w:sz w:val="24"/>
                <w:szCs w:val="24"/>
              </w:rPr>
            </w:pPr>
            <w:r>
              <w:rPr>
                <w:sz w:val="24"/>
                <w:szCs w:val="24"/>
              </w:rPr>
              <w:t>0.2</w:t>
            </w:r>
            <w:ins w:id="206" w:author="Markus Varlund Strange" w:date="2025-10-24T15:40:00Z" w16du:dateUtc="2025-10-24T13:40:00Z">
              <w:r w:rsidR="008F7154">
                <w:rPr>
                  <w:sz w:val="24"/>
                  <w:szCs w:val="24"/>
                </w:rPr>
                <w:t>77</w:t>
              </w:r>
            </w:ins>
            <w:del w:id="207" w:author="Markus Varlund Strange" w:date="2025-10-24T15:40:00Z" w16du:dateUtc="2025-10-24T13:40:00Z">
              <w:r w:rsidDel="008F7154">
                <w:rPr>
                  <w:sz w:val="24"/>
                  <w:szCs w:val="24"/>
                </w:rPr>
                <w:delText>52</w:delText>
              </w:r>
            </w:del>
          </w:p>
        </w:tc>
        <w:tc>
          <w:tcPr>
            <w:tcW w:w="2423" w:type="dxa"/>
            <w:tcBorders>
              <w:top w:val="nil"/>
              <w:left w:val="nil"/>
              <w:bottom w:val="nil"/>
              <w:right w:val="single" w:sz="4" w:space="0" w:color="auto"/>
            </w:tcBorders>
            <w:tcPrChange w:id="208" w:author="Markus Varlund Strange" w:date="2025-10-24T15:41:00Z" w16du:dateUtc="2025-10-24T13:41:00Z">
              <w:tcPr>
                <w:tcW w:w="1843" w:type="dxa"/>
                <w:tcBorders>
                  <w:top w:val="nil"/>
                  <w:left w:val="nil"/>
                  <w:bottom w:val="nil"/>
                  <w:right w:val="single" w:sz="4" w:space="0" w:color="auto"/>
                </w:tcBorders>
              </w:tcPr>
            </w:tcPrChange>
          </w:tcPr>
          <w:p w14:paraId="0161E816" w14:textId="08162D4D" w:rsidR="00197F30" w:rsidRDefault="00197F30" w:rsidP="00D63765">
            <w:pPr>
              <w:spacing w:after="100" w:afterAutospacing="1" w:line="360" w:lineRule="auto"/>
              <w:ind w:left="0" w:right="0" w:firstLine="0"/>
              <w:jc w:val="center"/>
              <w:rPr>
                <w:sz w:val="24"/>
                <w:szCs w:val="24"/>
              </w:rPr>
            </w:pPr>
            <w:r>
              <w:rPr>
                <w:sz w:val="24"/>
                <w:szCs w:val="24"/>
              </w:rPr>
              <w:t>[0.2</w:t>
            </w:r>
            <w:ins w:id="209" w:author="Markus Varlund Strange" w:date="2025-10-24T15:40:00Z" w16du:dateUtc="2025-10-24T13:40:00Z">
              <w:r w:rsidR="008F7154">
                <w:rPr>
                  <w:sz w:val="24"/>
                  <w:szCs w:val="24"/>
                </w:rPr>
                <w:t>30</w:t>
              </w:r>
            </w:ins>
            <w:del w:id="210" w:author="Markus Varlund Strange" w:date="2025-10-24T15:40:00Z" w16du:dateUtc="2025-10-24T13:40:00Z">
              <w:r w:rsidDel="008F7154">
                <w:rPr>
                  <w:sz w:val="24"/>
                  <w:szCs w:val="24"/>
                </w:rPr>
                <w:delText>04</w:delText>
              </w:r>
            </w:del>
            <w:r>
              <w:rPr>
                <w:sz w:val="24"/>
                <w:szCs w:val="24"/>
              </w:rPr>
              <w:t>; 0.3</w:t>
            </w:r>
            <w:ins w:id="211" w:author="Markus Varlund Strange" w:date="2025-10-24T15:40:00Z" w16du:dateUtc="2025-10-24T13:40:00Z">
              <w:r w:rsidR="008F7154">
                <w:rPr>
                  <w:sz w:val="24"/>
                  <w:szCs w:val="24"/>
                </w:rPr>
                <w:t>30</w:t>
              </w:r>
            </w:ins>
            <w:del w:id="212" w:author="Markus Varlund Strange" w:date="2025-10-24T15:40:00Z" w16du:dateUtc="2025-10-24T13:40:00Z">
              <w:r w:rsidDel="008F7154">
                <w:rPr>
                  <w:sz w:val="24"/>
                  <w:szCs w:val="24"/>
                </w:rPr>
                <w:delText>06</w:delText>
              </w:r>
            </w:del>
            <w:r>
              <w:rPr>
                <w:sz w:val="24"/>
                <w:szCs w:val="24"/>
              </w:rPr>
              <w:t>]</w:t>
            </w:r>
          </w:p>
        </w:tc>
      </w:tr>
      <w:tr w:rsidR="00197F30" w14:paraId="68256A1D" w14:textId="77777777" w:rsidTr="008F7154">
        <w:trPr>
          <w:trPrChange w:id="213" w:author="Markus Varlund Strange" w:date="2025-10-24T15:41:00Z" w16du:dateUtc="2025-10-24T13:41:00Z">
            <w:trPr>
              <w:gridAfter w:val="0"/>
            </w:trPr>
          </w:trPrChange>
        </w:trPr>
        <w:tc>
          <w:tcPr>
            <w:tcW w:w="1189" w:type="dxa"/>
            <w:tcBorders>
              <w:top w:val="nil"/>
              <w:left w:val="single" w:sz="4" w:space="0" w:color="auto"/>
              <w:bottom w:val="nil"/>
              <w:right w:val="nil"/>
            </w:tcBorders>
            <w:tcPrChange w:id="214" w:author="Markus Varlund Strange" w:date="2025-10-24T15:41:00Z" w16du:dateUtc="2025-10-24T13:41:00Z">
              <w:tcPr>
                <w:tcW w:w="1189" w:type="dxa"/>
                <w:tcBorders>
                  <w:top w:val="nil"/>
                  <w:left w:val="single" w:sz="4" w:space="0" w:color="auto"/>
                  <w:bottom w:val="nil"/>
                  <w:right w:val="nil"/>
                </w:tcBorders>
              </w:tcPr>
            </w:tcPrChange>
          </w:tcPr>
          <w:p w14:paraId="4579BD92" w14:textId="77777777" w:rsidR="00197F30" w:rsidRPr="00324591" w:rsidRDefault="00197F30" w:rsidP="00D63765">
            <w:pPr>
              <w:spacing w:after="100" w:afterAutospacing="1" w:line="360" w:lineRule="auto"/>
              <w:ind w:left="0" w:right="0" w:firstLine="0"/>
              <w:jc w:val="center"/>
              <w:rPr>
                <w:i/>
                <w:iCs/>
                <w:sz w:val="24"/>
                <w:szCs w:val="24"/>
              </w:rPr>
            </w:pPr>
            <w:r w:rsidRPr="00324591">
              <w:rPr>
                <w:i/>
                <w:iCs/>
                <w:sz w:val="24"/>
                <w:szCs w:val="24"/>
              </w:rPr>
              <w:t>p</w:t>
            </w:r>
            <w:r w:rsidRPr="00324591">
              <w:rPr>
                <w:i/>
                <w:iCs/>
                <w:sz w:val="24"/>
                <w:szCs w:val="24"/>
                <w:vertAlign w:val="subscript"/>
              </w:rPr>
              <w:t>0,2,3</w:t>
            </w:r>
          </w:p>
        </w:tc>
        <w:tc>
          <w:tcPr>
            <w:tcW w:w="2702" w:type="dxa"/>
            <w:tcBorders>
              <w:top w:val="nil"/>
              <w:left w:val="nil"/>
              <w:bottom w:val="nil"/>
              <w:right w:val="nil"/>
            </w:tcBorders>
            <w:tcPrChange w:id="215" w:author="Markus Varlund Strange" w:date="2025-10-24T15:41:00Z" w16du:dateUtc="2025-10-24T13:41:00Z">
              <w:tcPr>
                <w:tcW w:w="2702" w:type="dxa"/>
                <w:tcBorders>
                  <w:top w:val="nil"/>
                  <w:left w:val="nil"/>
                  <w:bottom w:val="nil"/>
                  <w:right w:val="nil"/>
                </w:tcBorders>
              </w:tcPr>
            </w:tcPrChange>
          </w:tcPr>
          <w:p w14:paraId="6A6A5813" w14:textId="3DF0466B" w:rsidR="00197F30" w:rsidRDefault="00197F30" w:rsidP="00D63765">
            <w:pPr>
              <w:spacing w:after="100" w:afterAutospacing="1" w:line="360" w:lineRule="auto"/>
              <w:ind w:left="0" w:right="0" w:firstLine="0"/>
              <w:jc w:val="center"/>
              <w:rPr>
                <w:sz w:val="24"/>
                <w:szCs w:val="24"/>
              </w:rPr>
            </w:pPr>
            <w:r>
              <w:rPr>
                <w:sz w:val="24"/>
                <w:szCs w:val="24"/>
              </w:rPr>
              <w:t>1</w:t>
            </w:r>
            <w:ins w:id="216" w:author="Markus Varlund Strange" w:date="2025-10-24T15:31:00Z" w16du:dateUtc="2025-10-24T13:31:00Z">
              <w:r w:rsidR="00CC24E0">
                <w:rPr>
                  <w:sz w:val="24"/>
                  <w:szCs w:val="24"/>
                </w:rPr>
                <w:t>6</w:t>
              </w:r>
            </w:ins>
            <w:del w:id="217" w:author="Markus Varlund Strange" w:date="2025-10-24T15:31:00Z" w16du:dateUtc="2025-10-24T13:31:00Z">
              <w:r w:rsidR="007D5706" w:rsidDel="00CC24E0">
                <w:rPr>
                  <w:sz w:val="24"/>
                  <w:szCs w:val="24"/>
                </w:rPr>
                <w:delText>5</w:delText>
              </w:r>
            </w:del>
            <w:r>
              <w:rPr>
                <w:sz w:val="24"/>
                <w:szCs w:val="24"/>
              </w:rPr>
              <w:t>-18 cm flounder</w:t>
            </w:r>
          </w:p>
        </w:tc>
        <w:tc>
          <w:tcPr>
            <w:tcW w:w="1176" w:type="dxa"/>
            <w:tcBorders>
              <w:top w:val="nil"/>
              <w:left w:val="nil"/>
              <w:bottom w:val="nil"/>
              <w:right w:val="nil"/>
            </w:tcBorders>
            <w:tcPrChange w:id="218" w:author="Markus Varlund Strange" w:date="2025-10-24T15:41:00Z" w16du:dateUtc="2025-10-24T13:41:00Z">
              <w:tcPr>
                <w:tcW w:w="1176" w:type="dxa"/>
                <w:tcBorders>
                  <w:top w:val="nil"/>
                  <w:left w:val="nil"/>
                  <w:bottom w:val="nil"/>
                  <w:right w:val="nil"/>
                </w:tcBorders>
              </w:tcPr>
            </w:tcPrChange>
          </w:tcPr>
          <w:p w14:paraId="0CC1C4BF" w14:textId="738B0AEE" w:rsidR="00197F30" w:rsidRDefault="00197F30" w:rsidP="00D63765">
            <w:pPr>
              <w:spacing w:after="100" w:afterAutospacing="1" w:line="360" w:lineRule="auto"/>
              <w:ind w:left="0" w:right="0" w:firstLine="0"/>
              <w:jc w:val="center"/>
              <w:rPr>
                <w:sz w:val="24"/>
                <w:szCs w:val="24"/>
              </w:rPr>
            </w:pPr>
            <w:r>
              <w:rPr>
                <w:sz w:val="24"/>
                <w:szCs w:val="24"/>
              </w:rPr>
              <w:t>0.2</w:t>
            </w:r>
            <w:ins w:id="219" w:author="Markus Varlund Strange" w:date="2025-10-24T15:40:00Z" w16du:dateUtc="2025-10-24T13:40:00Z">
              <w:r w:rsidR="008F7154">
                <w:rPr>
                  <w:sz w:val="24"/>
                  <w:szCs w:val="24"/>
                </w:rPr>
                <w:t>33</w:t>
              </w:r>
            </w:ins>
            <w:del w:id="220" w:author="Markus Varlund Strange" w:date="2025-10-24T15:40:00Z" w16du:dateUtc="2025-10-24T13:40:00Z">
              <w:r w:rsidDel="008F7154">
                <w:rPr>
                  <w:sz w:val="24"/>
                  <w:szCs w:val="24"/>
                </w:rPr>
                <w:delText>64</w:delText>
              </w:r>
            </w:del>
          </w:p>
        </w:tc>
        <w:tc>
          <w:tcPr>
            <w:tcW w:w="2423" w:type="dxa"/>
            <w:tcBorders>
              <w:top w:val="nil"/>
              <w:left w:val="nil"/>
              <w:bottom w:val="nil"/>
              <w:right w:val="single" w:sz="4" w:space="0" w:color="auto"/>
            </w:tcBorders>
            <w:tcPrChange w:id="221" w:author="Markus Varlund Strange" w:date="2025-10-24T15:41:00Z" w16du:dateUtc="2025-10-24T13:41:00Z">
              <w:tcPr>
                <w:tcW w:w="1843" w:type="dxa"/>
                <w:tcBorders>
                  <w:top w:val="nil"/>
                  <w:left w:val="nil"/>
                  <w:bottom w:val="nil"/>
                  <w:right w:val="single" w:sz="4" w:space="0" w:color="auto"/>
                </w:tcBorders>
              </w:tcPr>
            </w:tcPrChange>
          </w:tcPr>
          <w:p w14:paraId="00A57FD3" w14:textId="1CF866B1" w:rsidR="00197F30" w:rsidRDefault="00197F30" w:rsidP="00D63765">
            <w:pPr>
              <w:spacing w:after="100" w:afterAutospacing="1" w:line="360" w:lineRule="auto"/>
              <w:ind w:left="0" w:right="0" w:firstLine="0"/>
              <w:jc w:val="center"/>
              <w:rPr>
                <w:sz w:val="24"/>
                <w:szCs w:val="24"/>
              </w:rPr>
            </w:pPr>
            <w:r>
              <w:rPr>
                <w:sz w:val="24"/>
                <w:szCs w:val="24"/>
              </w:rPr>
              <w:t>[0.</w:t>
            </w:r>
            <w:ins w:id="222" w:author="Markus Varlund Strange" w:date="2025-10-24T15:41:00Z" w16du:dateUtc="2025-10-24T13:41:00Z">
              <w:r w:rsidR="008F7154">
                <w:rPr>
                  <w:sz w:val="24"/>
                  <w:szCs w:val="24"/>
                </w:rPr>
                <w:t>194</w:t>
              </w:r>
            </w:ins>
            <w:del w:id="223" w:author="Markus Varlund Strange" w:date="2025-10-24T15:41:00Z" w16du:dateUtc="2025-10-24T13:41:00Z">
              <w:r w:rsidDel="008F7154">
                <w:rPr>
                  <w:sz w:val="24"/>
                  <w:szCs w:val="24"/>
                </w:rPr>
                <w:delText>223</w:delText>
              </w:r>
            </w:del>
            <w:r>
              <w:rPr>
                <w:sz w:val="24"/>
                <w:szCs w:val="24"/>
              </w:rPr>
              <w:t>; 0.</w:t>
            </w:r>
            <w:ins w:id="224" w:author="Markus Varlund Strange" w:date="2025-10-24T15:41:00Z" w16du:dateUtc="2025-10-24T13:41:00Z">
              <w:r w:rsidR="008F7154">
                <w:rPr>
                  <w:sz w:val="24"/>
                  <w:szCs w:val="24"/>
                </w:rPr>
                <w:t>277</w:t>
              </w:r>
            </w:ins>
            <w:del w:id="225" w:author="Markus Varlund Strange" w:date="2025-10-24T15:41:00Z" w16du:dateUtc="2025-10-24T13:41:00Z">
              <w:r w:rsidDel="008F7154">
                <w:rPr>
                  <w:sz w:val="24"/>
                  <w:szCs w:val="24"/>
                </w:rPr>
                <w:delText>309</w:delText>
              </w:r>
            </w:del>
            <w:r>
              <w:rPr>
                <w:sz w:val="24"/>
                <w:szCs w:val="24"/>
              </w:rPr>
              <w:t>]</w:t>
            </w:r>
          </w:p>
        </w:tc>
      </w:tr>
      <w:tr w:rsidR="00197F30" w14:paraId="1BA86E19" w14:textId="77777777" w:rsidTr="008F7154">
        <w:trPr>
          <w:trPrChange w:id="226" w:author="Markus Varlund Strange" w:date="2025-10-24T15:41:00Z" w16du:dateUtc="2025-10-24T13:41:00Z">
            <w:trPr>
              <w:gridAfter w:val="0"/>
            </w:trPr>
          </w:trPrChange>
        </w:trPr>
        <w:tc>
          <w:tcPr>
            <w:tcW w:w="1189" w:type="dxa"/>
            <w:tcBorders>
              <w:top w:val="nil"/>
              <w:left w:val="single" w:sz="4" w:space="0" w:color="auto"/>
              <w:bottom w:val="nil"/>
              <w:right w:val="nil"/>
            </w:tcBorders>
            <w:tcPrChange w:id="227" w:author="Markus Varlund Strange" w:date="2025-10-24T15:41:00Z" w16du:dateUtc="2025-10-24T13:41:00Z">
              <w:tcPr>
                <w:tcW w:w="1189" w:type="dxa"/>
                <w:tcBorders>
                  <w:top w:val="nil"/>
                  <w:left w:val="single" w:sz="4" w:space="0" w:color="auto"/>
                  <w:bottom w:val="nil"/>
                  <w:right w:val="nil"/>
                </w:tcBorders>
              </w:tcPr>
            </w:tcPrChange>
          </w:tcPr>
          <w:p w14:paraId="7E64B7AB" w14:textId="77777777" w:rsidR="00197F30" w:rsidRPr="00324591" w:rsidRDefault="00197F30" w:rsidP="00D63765">
            <w:pPr>
              <w:spacing w:after="100" w:afterAutospacing="1" w:line="360" w:lineRule="auto"/>
              <w:ind w:left="0" w:right="0" w:firstLine="0"/>
              <w:jc w:val="center"/>
              <w:rPr>
                <w:i/>
                <w:iCs/>
                <w:sz w:val="24"/>
                <w:szCs w:val="24"/>
              </w:rPr>
            </w:pPr>
            <w:r w:rsidRPr="00324591">
              <w:rPr>
                <w:i/>
                <w:iCs/>
                <w:sz w:val="24"/>
                <w:szCs w:val="24"/>
              </w:rPr>
              <w:t>p</w:t>
            </w:r>
            <w:r w:rsidRPr="00324591">
              <w:rPr>
                <w:i/>
                <w:iCs/>
                <w:sz w:val="24"/>
                <w:szCs w:val="24"/>
                <w:vertAlign w:val="subscript"/>
              </w:rPr>
              <w:t>0,2,4</w:t>
            </w:r>
          </w:p>
        </w:tc>
        <w:tc>
          <w:tcPr>
            <w:tcW w:w="2702" w:type="dxa"/>
            <w:tcBorders>
              <w:top w:val="nil"/>
              <w:left w:val="nil"/>
              <w:bottom w:val="nil"/>
              <w:right w:val="nil"/>
            </w:tcBorders>
            <w:tcPrChange w:id="228" w:author="Markus Varlund Strange" w:date="2025-10-24T15:41:00Z" w16du:dateUtc="2025-10-24T13:41:00Z">
              <w:tcPr>
                <w:tcW w:w="2702" w:type="dxa"/>
                <w:tcBorders>
                  <w:top w:val="nil"/>
                  <w:left w:val="nil"/>
                  <w:bottom w:val="nil"/>
                  <w:right w:val="nil"/>
                </w:tcBorders>
              </w:tcPr>
            </w:tcPrChange>
          </w:tcPr>
          <w:p w14:paraId="78E71E51" w14:textId="68492400" w:rsidR="00197F30" w:rsidRDefault="00197F30" w:rsidP="00D63765">
            <w:pPr>
              <w:spacing w:after="100" w:afterAutospacing="1" w:line="360" w:lineRule="auto"/>
              <w:ind w:left="0" w:right="0" w:firstLine="0"/>
              <w:jc w:val="center"/>
              <w:rPr>
                <w:sz w:val="24"/>
                <w:szCs w:val="24"/>
              </w:rPr>
            </w:pPr>
            <w:r>
              <w:rPr>
                <w:sz w:val="24"/>
                <w:szCs w:val="24"/>
              </w:rPr>
              <w:t>1</w:t>
            </w:r>
            <w:ins w:id="229" w:author="Markus Varlund Strange" w:date="2025-10-24T15:31:00Z" w16du:dateUtc="2025-10-24T13:31:00Z">
              <w:r w:rsidR="00CC24E0">
                <w:rPr>
                  <w:sz w:val="24"/>
                  <w:szCs w:val="24"/>
                </w:rPr>
                <w:t>9</w:t>
              </w:r>
            </w:ins>
            <w:del w:id="230" w:author="Markus Varlund Strange" w:date="2025-10-24T15:31:00Z" w16du:dateUtc="2025-10-24T13:31:00Z">
              <w:r w:rsidR="007D5706" w:rsidDel="00CC24E0">
                <w:rPr>
                  <w:sz w:val="24"/>
                  <w:szCs w:val="24"/>
                </w:rPr>
                <w:delText>8</w:delText>
              </w:r>
            </w:del>
            <w:r>
              <w:rPr>
                <w:sz w:val="24"/>
                <w:szCs w:val="24"/>
              </w:rPr>
              <w:t>-21 cm flounder</w:t>
            </w:r>
          </w:p>
        </w:tc>
        <w:tc>
          <w:tcPr>
            <w:tcW w:w="1176" w:type="dxa"/>
            <w:tcBorders>
              <w:top w:val="nil"/>
              <w:left w:val="nil"/>
              <w:bottom w:val="nil"/>
              <w:right w:val="nil"/>
            </w:tcBorders>
            <w:tcPrChange w:id="231" w:author="Markus Varlund Strange" w:date="2025-10-24T15:41:00Z" w16du:dateUtc="2025-10-24T13:41:00Z">
              <w:tcPr>
                <w:tcW w:w="1176" w:type="dxa"/>
                <w:tcBorders>
                  <w:top w:val="nil"/>
                  <w:left w:val="nil"/>
                  <w:bottom w:val="nil"/>
                  <w:right w:val="nil"/>
                </w:tcBorders>
              </w:tcPr>
            </w:tcPrChange>
          </w:tcPr>
          <w:p w14:paraId="55830BBA" w14:textId="15DBEA9C" w:rsidR="00197F30" w:rsidRDefault="00197F30" w:rsidP="00D63765">
            <w:pPr>
              <w:spacing w:after="100" w:afterAutospacing="1" w:line="360" w:lineRule="auto"/>
              <w:ind w:left="0" w:right="0" w:firstLine="0"/>
              <w:jc w:val="center"/>
              <w:rPr>
                <w:sz w:val="24"/>
                <w:szCs w:val="24"/>
              </w:rPr>
            </w:pPr>
            <w:r>
              <w:rPr>
                <w:sz w:val="24"/>
                <w:szCs w:val="24"/>
              </w:rPr>
              <w:t>0.14</w:t>
            </w:r>
            <w:ins w:id="232" w:author="Markus Varlund Strange" w:date="2025-10-24T15:41:00Z" w16du:dateUtc="2025-10-24T13:41:00Z">
              <w:r w:rsidR="008F7154">
                <w:rPr>
                  <w:sz w:val="24"/>
                  <w:szCs w:val="24"/>
                </w:rPr>
                <w:t>8</w:t>
              </w:r>
            </w:ins>
            <w:del w:id="233" w:author="Markus Varlund Strange" w:date="2025-10-24T15:41:00Z" w16du:dateUtc="2025-10-24T13:41:00Z">
              <w:r w:rsidDel="008F7154">
                <w:rPr>
                  <w:sz w:val="24"/>
                  <w:szCs w:val="24"/>
                </w:rPr>
                <w:delText>5</w:delText>
              </w:r>
            </w:del>
          </w:p>
        </w:tc>
        <w:tc>
          <w:tcPr>
            <w:tcW w:w="2423" w:type="dxa"/>
            <w:tcBorders>
              <w:top w:val="nil"/>
              <w:left w:val="nil"/>
              <w:bottom w:val="nil"/>
              <w:right w:val="single" w:sz="4" w:space="0" w:color="auto"/>
            </w:tcBorders>
            <w:tcPrChange w:id="234" w:author="Markus Varlund Strange" w:date="2025-10-24T15:41:00Z" w16du:dateUtc="2025-10-24T13:41:00Z">
              <w:tcPr>
                <w:tcW w:w="1843" w:type="dxa"/>
                <w:tcBorders>
                  <w:top w:val="nil"/>
                  <w:left w:val="nil"/>
                  <w:bottom w:val="nil"/>
                  <w:right w:val="single" w:sz="4" w:space="0" w:color="auto"/>
                </w:tcBorders>
              </w:tcPr>
            </w:tcPrChange>
          </w:tcPr>
          <w:p w14:paraId="1F65B39E" w14:textId="2258A393" w:rsidR="00197F30" w:rsidRDefault="00197F30" w:rsidP="00D63765">
            <w:pPr>
              <w:spacing w:after="100" w:afterAutospacing="1" w:line="360" w:lineRule="auto"/>
              <w:ind w:left="0" w:right="0" w:firstLine="0"/>
              <w:jc w:val="center"/>
              <w:rPr>
                <w:sz w:val="24"/>
                <w:szCs w:val="24"/>
              </w:rPr>
            </w:pPr>
            <w:r>
              <w:rPr>
                <w:sz w:val="24"/>
                <w:szCs w:val="24"/>
              </w:rPr>
              <w:t>[0.10</w:t>
            </w:r>
            <w:ins w:id="235" w:author="Markus Varlund Strange" w:date="2025-10-24T15:41:00Z" w16du:dateUtc="2025-10-24T13:41:00Z">
              <w:r w:rsidR="008F7154">
                <w:rPr>
                  <w:sz w:val="24"/>
                  <w:szCs w:val="24"/>
                </w:rPr>
                <w:t>8</w:t>
              </w:r>
            </w:ins>
            <w:del w:id="236" w:author="Markus Varlund Strange" w:date="2025-10-24T15:41:00Z" w16du:dateUtc="2025-10-24T13:41:00Z">
              <w:r w:rsidDel="008F7154">
                <w:rPr>
                  <w:sz w:val="24"/>
                  <w:szCs w:val="24"/>
                </w:rPr>
                <w:delText>9</w:delText>
              </w:r>
            </w:del>
            <w:r>
              <w:rPr>
                <w:sz w:val="24"/>
                <w:szCs w:val="24"/>
              </w:rPr>
              <w:t>; 0.19</w:t>
            </w:r>
            <w:ins w:id="237" w:author="Markus Varlund Strange" w:date="2025-10-24T15:41:00Z" w16du:dateUtc="2025-10-24T13:41:00Z">
              <w:r w:rsidR="008F7154">
                <w:rPr>
                  <w:sz w:val="24"/>
                  <w:szCs w:val="24"/>
                </w:rPr>
                <w:t>9</w:t>
              </w:r>
            </w:ins>
            <w:del w:id="238" w:author="Markus Varlund Strange" w:date="2025-10-24T15:41:00Z" w16du:dateUtc="2025-10-24T13:41:00Z">
              <w:r w:rsidDel="008F7154">
                <w:rPr>
                  <w:sz w:val="24"/>
                  <w:szCs w:val="24"/>
                </w:rPr>
                <w:delText>0</w:delText>
              </w:r>
            </w:del>
            <w:r>
              <w:rPr>
                <w:sz w:val="24"/>
                <w:szCs w:val="24"/>
              </w:rPr>
              <w:t>]</w:t>
            </w:r>
          </w:p>
        </w:tc>
      </w:tr>
      <w:tr w:rsidR="00197F30" w14:paraId="17F4679F" w14:textId="77777777" w:rsidTr="008F7154">
        <w:trPr>
          <w:trPrChange w:id="239" w:author="Markus Varlund Strange" w:date="2025-10-24T15:41:00Z" w16du:dateUtc="2025-10-24T13:41:00Z">
            <w:trPr>
              <w:gridAfter w:val="0"/>
            </w:trPr>
          </w:trPrChange>
        </w:trPr>
        <w:tc>
          <w:tcPr>
            <w:tcW w:w="1189" w:type="dxa"/>
            <w:tcBorders>
              <w:top w:val="nil"/>
              <w:left w:val="single" w:sz="4" w:space="0" w:color="auto"/>
              <w:bottom w:val="nil"/>
              <w:right w:val="nil"/>
            </w:tcBorders>
            <w:tcPrChange w:id="240" w:author="Markus Varlund Strange" w:date="2025-10-24T15:41:00Z" w16du:dateUtc="2025-10-24T13:41:00Z">
              <w:tcPr>
                <w:tcW w:w="1189" w:type="dxa"/>
                <w:tcBorders>
                  <w:top w:val="nil"/>
                  <w:left w:val="single" w:sz="4" w:space="0" w:color="auto"/>
                  <w:bottom w:val="nil"/>
                  <w:right w:val="nil"/>
                </w:tcBorders>
              </w:tcPr>
            </w:tcPrChange>
          </w:tcPr>
          <w:p w14:paraId="27946351" w14:textId="77777777" w:rsidR="00197F30" w:rsidRPr="00324591" w:rsidRDefault="00197F30" w:rsidP="00D63765">
            <w:pPr>
              <w:spacing w:after="100" w:afterAutospacing="1" w:line="360" w:lineRule="auto"/>
              <w:ind w:left="0" w:right="0" w:firstLine="0"/>
              <w:jc w:val="center"/>
              <w:rPr>
                <w:i/>
                <w:iCs/>
                <w:sz w:val="24"/>
                <w:szCs w:val="24"/>
              </w:rPr>
            </w:pPr>
            <w:r w:rsidRPr="00324591">
              <w:rPr>
                <w:i/>
                <w:iCs/>
                <w:sz w:val="24"/>
                <w:szCs w:val="24"/>
              </w:rPr>
              <w:t>p</w:t>
            </w:r>
            <w:r w:rsidRPr="00324591">
              <w:rPr>
                <w:i/>
                <w:iCs/>
                <w:sz w:val="24"/>
                <w:szCs w:val="24"/>
                <w:vertAlign w:val="subscript"/>
              </w:rPr>
              <w:t>0,2,5</w:t>
            </w:r>
          </w:p>
        </w:tc>
        <w:tc>
          <w:tcPr>
            <w:tcW w:w="2702" w:type="dxa"/>
            <w:tcBorders>
              <w:top w:val="nil"/>
              <w:left w:val="nil"/>
              <w:bottom w:val="nil"/>
              <w:right w:val="nil"/>
            </w:tcBorders>
            <w:tcPrChange w:id="241" w:author="Markus Varlund Strange" w:date="2025-10-24T15:41:00Z" w16du:dateUtc="2025-10-24T13:41:00Z">
              <w:tcPr>
                <w:tcW w:w="2702" w:type="dxa"/>
                <w:tcBorders>
                  <w:top w:val="nil"/>
                  <w:left w:val="nil"/>
                  <w:bottom w:val="nil"/>
                  <w:right w:val="nil"/>
                </w:tcBorders>
              </w:tcPr>
            </w:tcPrChange>
          </w:tcPr>
          <w:p w14:paraId="02B2D0AE" w14:textId="2A2A2783" w:rsidR="00197F30" w:rsidRDefault="00CC24E0" w:rsidP="00D63765">
            <w:pPr>
              <w:spacing w:after="100" w:afterAutospacing="1" w:line="360" w:lineRule="auto"/>
              <w:ind w:left="0" w:right="0" w:firstLine="0"/>
              <w:jc w:val="center"/>
              <w:rPr>
                <w:sz w:val="24"/>
                <w:szCs w:val="24"/>
              </w:rPr>
            </w:pPr>
            <w:ins w:id="242" w:author="Markus Varlund Strange" w:date="2025-10-24T15:31:00Z" w16du:dateUtc="2025-10-24T13:31:00Z">
              <w:r>
                <w:rPr>
                  <w:sz w:val="24"/>
                  <w:szCs w:val="24"/>
                </w:rPr>
                <w:t>22+</w:t>
              </w:r>
            </w:ins>
            <w:del w:id="243" w:author="Markus Varlund Strange" w:date="2025-10-24T15:31:00Z" w16du:dateUtc="2025-10-24T13:31:00Z">
              <w:r w:rsidR="00197F30" w:rsidDel="00CC24E0">
                <w:rPr>
                  <w:sz w:val="24"/>
                  <w:szCs w:val="24"/>
                </w:rPr>
                <w:delText>&gt;21</w:delText>
              </w:r>
            </w:del>
            <w:r w:rsidR="00197F30">
              <w:rPr>
                <w:sz w:val="24"/>
                <w:szCs w:val="24"/>
              </w:rPr>
              <w:t xml:space="preserve"> cm flounder</w:t>
            </w:r>
          </w:p>
        </w:tc>
        <w:tc>
          <w:tcPr>
            <w:tcW w:w="1176" w:type="dxa"/>
            <w:tcBorders>
              <w:top w:val="nil"/>
              <w:left w:val="nil"/>
              <w:bottom w:val="nil"/>
              <w:right w:val="nil"/>
            </w:tcBorders>
            <w:tcPrChange w:id="244" w:author="Markus Varlund Strange" w:date="2025-10-24T15:41:00Z" w16du:dateUtc="2025-10-24T13:41:00Z">
              <w:tcPr>
                <w:tcW w:w="1176" w:type="dxa"/>
                <w:tcBorders>
                  <w:top w:val="nil"/>
                  <w:left w:val="nil"/>
                  <w:bottom w:val="nil"/>
                  <w:right w:val="nil"/>
                </w:tcBorders>
              </w:tcPr>
            </w:tcPrChange>
          </w:tcPr>
          <w:p w14:paraId="20FC43CF" w14:textId="3D21F866" w:rsidR="00197F30" w:rsidRDefault="00197F30" w:rsidP="00D63765">
            <w:pPr>
              <w:spacing w:after="100" w:afterAutospacing="1" w:line="360" w:lineRule="auto"/>
              <w:ind w:left="0" w:right="0" w:firstLine="0"/>
              <w:jc w:val="center"/>
              <w:rPr>
                <w:sz w:val="24"/>
                <w:szCs w:val="24"/>
              </w:rPr>
            </w:pPr>
            <w:r>
              <w:rPr>
                <w:sz w:val="24"/>
                <w:szCs w:val="24"/>
              </w:rPr>
              <w:t>0.04</w:t>
            </w:r>
            <w:ins w:id="245" w:author="Markus Varlund Strange" w:date="2025-10-24T15:42:00Z" w16du:dateUtc="2025-10-24T13:42:00Z">
              <w:r w:rsidR="008F7154">
                <w:rPr>
                  <w:sz w:val="24"/>
                  <w:szCs w:val="24"/>
                </w:rPr>
                <w:t>7</w:t>
              </w:r>
            </w:ins>
            <w:del w:id="246" w:author="Markus Varlund Strange" w:date="2025-10-24T15:41:00Z" w16du:dateUtc="2025-10-24T13:41:00Z">
              <w:r w:rsidDel="008F7154">
                <w:rPr>
                  <w:sz w:val="24"/>
                  <w:szCs w:val="24"/>
                </w:rPr>
                <w:delText>4</w:delText>
              </w:r>
            </w:del>
          </w:p>
        </w:tc>
        <w:tc>
          <w:tcPr>
            <w:tcW w:w="2423" w:type="dxa"/>
            <w:tcBorders>
              <w:top w:val="nil"/>
              <w:left w:val="nil"/>
              <w:bottom w:val="nil"/>
              <w:right w:val="single" w:sz="4" w:space="0" w:color="auto"/>
            </w:tcBorders>
            <w:tcPrChange w:id="247" w:author="Markus Varlund Strange" w:date="2025-10-24T15:41:00Z" w16du:dateUtc="2025-10-24T13:41:00Z">
              <w:tcPr>
                <w:tcW w:w="1843" w:type="dxa"/>
                <w:tcBorders>
                  <w:top w:val="nil"/>
                  <w:left w:val="nil"/>
                  <w:bottom w:val="nil"/>
                  <w:right w:val="single" w:sz="4" w:space="0" w:color="auto"/>
                </w:tcBorders>
              </w:tcPr>
            </w:tcPrChange>
          </w:tcPr>
          <w:p w14:paraId="08C21035" w14:textId="23EAF311" w:rsidR="00197F30" w:rsidRDefault="00197F30" w:rsidP="00D63765">
            <w:pPr>
              <w:spacing w:after="100" w:afterAutospacing="1" w:line="360" w:lineRule="auto"/>
              <w:ind w:left="0" w:right="0" w:firstLine="0"/>
              <w:jc w:val="center"/>
              <w:rPr>
                <w:sz w:val="24"/>
                <w:szCs w:val="24"/>
              </w:rPr>
            </w:pPr>
            <w:r>
              <w:rPr>
                <w:sz w:val="24"/>
                <w:szCs w:val="24"/>
              </w:rPr>
              <w:t>[0.02</w:t>
            </w:r>
            <w:ins w:id="248" w:author="Markus Varlund Strange" w:date="2025-10-24T15:42:00Z" w16du:dateUtc="2025-10-24T13:42:00Z">
              <w:r w:rsidR="008F7154">
                <w:rPr>
                  <w:sz w:val="24"/>
                  <w:szCs w:val="24"/>
                </w:rPr>
                <w:t>8</w:t>
              </w:r>
            </w:ins>
            <w:del w:id="249" w:author="Markus Varlund Strange" w:date="2025-10-24T15:42:00Z" w16du:dateUtc="2025-10-24T13:42:00Z">
              <w:r w:rsidDel="008F7154">
                <w:rPr>
                  <w:sz w:val="24"/>
                  <w:szCs w:val="24"/>
                </w:rPr>
                <w:delText>6</w:delText>
              </w:r>
            </w:del>
            <w:r>
              <w:rPr>
                <w:sz w:val="24"/>
                <w:szCs w:val="24"/>
              </w:rPr>
              <w:t>; 0.07</w:t>
            </w:r>
            <w:ins w:id="250" w:author="Markus Varlund Strange" w:date="2025-10-24T15:42:00Z" w16du:dateUtc="2025-10-24T13:42:00Z">
              <w:r w:rsidR="008F7154">
                <w:rPr>
                  <w:sz w:val="24"/>
                  <w:szCs w:val="24"/>
                </w:rPr>
                <w:t>9</w:t>
              </w:r>
            </w:ins>
            <w:del w:id="251" w:author="Markus Varlund Strange" w:date="2025-10-24T15:42:00Z" w16du:dateUtc="2025-10-24T13:42:00Z">
              <w:r w:rsidDel="008F7154">
                <w:rPr>
                  <w:sz w:val="24"/>
                  <w:szCs w:val="24"/>
                </w:rPr>
                <w:delText>2</w:delText>
              </w:r>
            </w:del>
            <w:r>
              <w:rPr>
                <w:sz w:val="24"/>
                <w:szCs w:val="24"/>
              </w:rPr>
              <w:t>]</w:t>
            </w:r>
          </w:p>
        </w:tc>
      </w:tr>
      <w:tr w:rsidR="00197F30" w14:paraId="649A7D5F" w14:textId="77777777" w:rsidTr="008F7154">
        <w:trPr>
          <w:trPrChange w:id="252" w:author="Markus Varlund Strange" w:date="2025-10-24T15:41:00Z" w16du:dateUtc="2025-10-24T13:41:00Z">
            <w:trPr>
              <w:gridAfter w:val="0"/>
            </w:trPr>
          </w:trPrChange>
        </w:trPr>
        <w:tc>
          <w:tcPr>
            <w:tcW w:w="1189" w:type="dxa"/>
            <w:tcBorders>
              <w:top w:val="nil"/>
              <w:left w:val="single" w:sz="4" w:space="0" w:color="auto"/>
              <w:bottom w:val="nil"/>
              <w:right w:val="nil"/>
            </w:tcBorders>
            <w:tcPrChange w:id="253" w:author="Markus Varlund Strange" w:date="2025-10-24T15:41:00Z" w16du:dateUtc="2025-10-24T13:41:00Z">
              <w:tcPr>
                <w:tcW w:w="1189" w:type="dxa"/>
                <w:tcBorders>
                  <w:top w:val="nil"/>
                  <w:left w:val="single" w:sz="4" w:space="0" w:color="auto"/>
                  <w:bottom w:val="nil"/>
                  <w:right w:val="nil"/>
                </w:tcBorders>
              </w:tcPr>
            </w:tcPrChange>
          </w:tcPr>
          <w:p w14:paraId="1637F23E" w14:textId="3D509888" w:rsidR="00197F30" w:rsidRPr="00324591" w:rsidRDefault="00000000" w:rsidP="00D63765">
            <w:pPr>
              <w:spacing w:after="100" w:afterAutospacing="1" w:line="360" w:lineRule="auto"/>
              <w:ind w:left="0" w:right="0" w:firstLine="0"/>
              <w:jc w:val="center"/>
              <w:rPr>
                <w:i/>
                <w:iCs/>
                <w:sz w:val="24"/>
                <w:szCs w:val="24"/>
              </w:rPr>
            </w:pPr>
            <m:oMathPara>
              <m:oMath>
                <m:sSub>
                  <m:sSubPr>
                    <m:ctrlPr>
                      <w:rPr>
                        <w:rFonts w:ascii="Cambria Math" w:hAnsi="Cambria Math"/>
                        <w:i/>
                        <w:iCs/>
                        <w:sz w:val="22"/>
                      </w:rPr>
                    </m:ctrlPr>
                  </m:sSubPr>
                  <m:e>
                    <m:r>
                      <w:rPr>
                        <w:rFonts w:ascii="Cambria Math" w:hAnsi="Cambria Math"/>
                        <w:sz w:val="22"/>
                      </w:rPr>
                      <m:t>γ</m:t>
                    </m:r>
                  </m:e>
                  <m:sub>
                    <m:r>
                      <w:rPr>
                        <w:rFonts w:ascii="Cambria Math" w:hAnsi="Cambria Math"/>
                        <w:sz w:val="22"/>
                      </w:rPr>
                      <m:t>1</m:t>
                    </m:r>
                  </m:sub>
                </m:sSub>
              </m:oMath>
            </m:oMathPara>
          </w:p>
        </w:tc>
        <w:tc>
          <w:tcPr>
            <w:tcW w:w="2702" w:type="dxa"/>
            <w:tcBorders>
              <w:top w:val="nil"/>
              <w:left w:val="nil"/>
              <w:bottom w:val="nil"/>
              <w:right w:val="nil"/>
            </w:tcBorders>
            <w:tcPrChange w:id="254" w:author="Markus Varlund Strange" w:date="2025-10-24T15:41:00Z" w16du:dateUtc="2025-10-24T13:41:00Z">
              <w:tcPr>
                <w:tcW w:w="2702" w:type="dxa"/>
                <w:tcBorders>
                  <w:top w:val="nil"/>
                  <w:left w:val="nil"/>
                  <w:bottom w:val="nil"/>
                  <w:right w:val="nil"/>
                </w:tcBorders>
              </w:tcPr>
            </w:tcPrChange>
          </w:tcPr>
          <w:p w14:paraId="7B54DFD4" w14:textId="77777777" w:rsidR="00197F30" w:rsidRDefault="00197F30" w:rsidP="00D63765">
            <w:pPr>
              <w:spacing w:after="100" w:afterAutospacing="1" w:line="360" w:lineRule="auto"/>
              <w:ind w:left="0" w:right="0" w:firstLine="0"/>
              <w:jc w:val="center"/>
              <w:rPr>
                <w:sz w:val="24"/>
                <w:szCs w:val="24"/>
              </w:rPr>
            </w:pPr>
            <w:r>
              <w:rPr>
                <w:sz w:val="24"/>
                <w:szCs w:val="24"/>
              </w:rPr>
              <w:t>14 mm PIT-tag</w:t>
            </w:r>
          </w:p>
        </w:tc>
        <w:tc>
          <w:tcPr>
            <w:tcW w:w="1176" w:type="dxa"/>
            <w:tcBorders>
              <w:top w:val="nil"/>
              <w:left w:val="nil"/>
              <w:bottom w:val="nil"/>
              <w:right w:val="nil"/>
            </w:tcBorders>
            <w:tcPrChange w:id="255" w:author="Markus Varlund Strange" w:date="2025-10-24T15:41:00Z" w16du:dateUtc="2025-10-24T13:41:00Z">
              <w:tcPr>
                <w:tcW w:w="1176" w:type="dxa"/>
                <w:tcBorders>
                  <w:top w:val="nil"/>
                  <w:left w:val="nil"/>
                  <w:bottom w:val="nil"/>
                  <w:right w:val="nil"/>
                </w:tcBorders>
              </w:tcPr>
            </w:tcPrChange>
          </w:tcPr>
          <w:p w14:paraId="021BC7C6" w14:textId="0B08DF72" w:rsidR="00197F30" w:rsidRDefault="008B47E6" w:rsidP="00D63765">
            <w:pPr>
              <w:spacing w:after="100" w:afterAutospacing="1" w:line="360" w:lineRule="auto"/>
              <w:ind w:left="0" w:right="0" w:firstLine="0"/>
              <w:jc w:val="center"/>
              <w:rPr>
                <w:sz w:val="24"/>
                <w:szCs w:val="24"/>
              </w:rPr>
            </w:pPr>
            <w:r>
              <w:rPr>
                <w:sz w:val="24"/>
                <w:szCs w:val="24"/>
              </w:rPr>
              <w:t>0</w:t>
            </w:r>
          </w:p>
        </w:tc>
        <w:tc>
          <w:tcPr>
            <w:tcW w:w="2423" w:type="dxa"/>
            <w:tcBorders>
              <w:top w:val="nil"/>
              <w:left w:val="nil"/>
              <w:bottom w:val="nil"/>
              <w:right w:val="single" w:sz="4" w:space="0" w:color="auto"/>
            </w:tcBorders>
            <w:tcPrChange w:id="256" w:author="Markus Varlund Strange" w:date="2025-10-24T15:41:00Z" w16du:dateUtc="2025-10-24T13:41:00Z">
              <w:tcPr>
                <w:tcW w:w="1843" w:type="dxa"/>
                <w:tcBorders>
                  <w:top w:val="nil"/>
                  <w:left w:val="nil"/>
                  <w:bottom w:val="nil"/>
                  <w:right w:val="single" w:sz="4" w:space="0" w:color="auto"/>
                </w:tcBorders>
              </w:tcPr>
            </w:tcPrChange>
          </w:tcPr>
          <w:p w14:paraId="7ECB9EDD" w14:textId="049C56C3" w:rsidR="00197F30" w:rsidRDefault="008B47E6" w:rsidP="00D63765">
            <w:pPr>
              <w:spacing w:after="100" w:afterAutospacing="1" w:line="360" w:lineRule="auto"/>
              <w:ind w:left="0" w:right="0" w:firstLine="0"/>
              <w:jc w:val="center"/>
              <w:rPr>
                <w:sz w:val="24"/>
                <w:szCs w:val="24"/>
              </w:rPr>
            </w:pPr>
            <w:r>
              <w:rPr>
                <w:sz w:val="24"/>
                <w:szCs w:val="24"/>
              </w:rPr>
              <w:t>[0; 0]</w:t>
            </w:r>
          </w:p>
        </w:tc>
      </w:tr>
      <w:tr w:rsidR="00197F30" w14:paraId="5F3AB244" w14:textId="77777777" w:rsidTr="008F7154">
        <w:trPr>
          <w:trPrChange w:id="257" w:author="Markus Varlund Strange" w:date="2025-10-24T15:41:00Z" w16du:dateUtc="2025-10-24T13:41:00Z">
            <w:trPr>
              <w:gridAfter w:val="0"/>
            </w:trPr>
          </w:trPrChange>
        </w:trPr>
        <w:tc>
          <w:tcPr>
            <w:tcW w:w="1189" w:type="dxa"/>
            <w:tcBorders>
              <w:top w:val="nil"/>
              <w:left w:val="single" w:sz="4" w:space="0" w:color="auto"/>
              <w:bottom w:val="nil"/>
              <w:right w:val="nil"/>
            </w:tcBorders>
            <w:tcPrChange w:id="258" w:author="Markus Varlund Strange" w:date="2025-10-24T15:41:00Z" w16du:dateUtc="2025-10-24T13:41:00Z">
              <w:tcPr>
                <w:tcW w:w="1189" w:type="dxa"/>
                <w:tcBorders>
                  <w:top w:val="nil"/>
                  <w:left w:val="single" w:sz="4" w:space="0" w:color="auto"/>
                  <w:bottom w:val="nil"/>
                  <w:right w:val="nil"/>
                </w:tcBorders>
              </w:tcPr>
            </w:tcPrChange>
          </w:tcPr>
          <w:p w14:paraId="15C88473" w14:textId="45BE6E44" w:rsidR="00197F30" w:rsidRPr="00324591" w:rsidRDefault="00000000" w:rsidP="00D63765">
            <w:pPr>
              <w:spacing w:after="100" w:afterAutospacing="1" w:line="360" w:lineRule="auto"/>
              <w:ind w:left="0" w:right="0" w:firstLine="0"/>
              <w:jc w:val="center"/>
              <w:rPr>
                <w:i/>
                <w:iCs/>
                <w:sz w:val="24"/>
                <w:szCs w:val="24"/>
              </w:rPr>
            </w:pPr>
            <m:oMathPara>
              <m:oMath>
                <m:sSub>
                  <m:sSubPr>
                    <m:ctrlPr>
                      <w:rPr>
                        <w:rFonts w:ascii="Cambria Math" w:hAnsi="Cambria Math"/>
                        <w:i/>
                        <w:iCs/>
                        <w:sz w:val="22"/>
                      </w:rPr>
                    </m:ctrlPr>
                  </m:sSubPr>
                  <m:e>
                    <m:r>
                      <w:rPr>
                        <w:rFonts w:ascii="Cambria Math" w:hAnsi="Cambria Math"/>
                        <w:sz w:val="22"/>
                      </w:rPr>
                      <m:t>γ</m:t>
                    </m:r>
                  </m:e>
                  <m:sub>
                    <m:r>
                      <w:rPr>
                        <w:rFonts w:ascii="Cambria Math" w:hAnsi="Cambria Math"/>
                        <w:sz w:val="22"/>
                      </w:rPr>
                      <m:t>2</m:t>
                    </m:r>
                  </m:sub>
                </m:sSub>
              </m:oMath>
            </m:oMathPara>
          </w:p>
        </w:tc>
        <w:tc>
          <w:tcPr>
            <w:tcW w:w="2702" w:type="dxa"/>
            <w:tcBorders>
              <w:top w:val="nil"/>
              <w:left w:val="nil"/>
              <w:bottom w:val="nil"/>
              <w:right w:val="nil"/>
            </w:tcBorders>
            <w:tcPrChange w:id="259" w:author="Markus Varlund Strange" w:date="2025-10-24T15:41:00Z" w16du:dateUtc="2025-10-24T13:41:00Z">
              <w:tcPr>
                <w:tcW w:w="2702" w:type="dxa"/>
                <w:tcBorders>
                  <w:top w:val="nil"/>
                  <w:left w:val="nil"/>
                  <w:bottom w:val="nil"/>
                  <w:right w:val="nil"/>
                </w:tcBorders>
              </w:tcPr>
            </w:tcPrChange>
          </w:tcPr>
          <w:p w14:paraId="488DE893" w14:textId="77777777" w:rsidR="00197F30" w:rsidRPr="004362BA" w:rsidRDefault="00197F30" w:rsidP="00D63765">
            <w:pPr>
              <w:spacing w:after="100" w:afterAutospacing="1" w:line="360" w:lineRule="auto"/>
              <w:ind w:left="0" w:right="0" w:firstLine="0"/>
              <w:jc w:val="center"/>
              <w:rPr>
                <w:b/>
                <w:bCs/>
                <w:sz w:val="24"/>
                <w:szCs w:val="24"/>
              </w:rPr>
            </w:pPr>
            <w:r>
              <w:rPr>
                <w:sz w:val="24"/>
                <w:szCs w:val="24"/>
              </w:rPr>
              <w:t>23 mm PIT-tag</w:t>
            </w:r>
          </w:p>
        </w:tc>
        <w:tc>
          <w:tcPr>
            <w:tcW w:w="1176" w:type="dxa"/>
            <w:tcBorders>
              <w:top w:val="nil"/>
              <w:left w:val="nil"/>
              <w:bottom w:val="nil"/>
              <w:right w:val="nil"/>
            </w:tcBorders>
            <w:tcPrChange w:id="260" w:author="Markus Varlund Strange" w:date="2025-10-24T15:41:00Z" w16du:dateUtc="2025-10-24T13:41:00Z">
              <w:tcPr>
                <w:tcW w:w="1176" w:type="dxa"/>
                <w:tcBorders>
                  <w:top w:val="nil"/>
                  <w:left w:val="nil"/>
                  <w:bottom w:val="nil"/>
                  <w:right w:val="nil"/>
                </w:tcBorders>
              </w:tcPr>
            </w:tcPrChange>
          </w:tcPr>
          <w:p w14:paraId="07201D1B" w14:textId="67771963" w:rsidR="00197F30" w:rsidRDefault="00197F30" w:rsidP="00D63765">
            <w:pPr>
              <w:spacing w:after="100" w:afterAutospacing="1" w:line="360" w:lineRule="auto"/>
              <w:ind w:left="0" w:right="0" w:firstLine="0"/>
              <w:jc w:val="center"/>
              <w:rPr>
                <w:sz w:val="24"/>
                <w:szCs w:val="24"/>
              </w:rPr>
            </w:pPr>
            <w:r>
              <w:rPr>
                <w:sz w:val="24"/>
                <w:szCs w:val="24"/>
              </w:rPr>
              <w:t>0.</w:t>
            </w:r>
            <w:ins w:id="261" w:author="Markus Varlund Strange" w:date="2025-10-24T15:45:00Z" w16du:dateUtc="2025-10-24T13:45:00Z">
              <w:r w:rsidR="00705D60">
                <w:rPr>
                  <w:sz w:val="24"/>
                  <w:szCs w:val="24"/>
                </w:rPr>
                <w:t>198</w:t>
              </w:r>
            </w:ins>
            <w:del w:id="262" w:author="Markus Varlund Strange" w:date="2025-10-24T15:44:00Z" w16du:dateUtc="2025-10-24T13:44:00Z">
              <w:r w:rsidDel="00705D60">
                <w:rPr>
                  <w:sz w:val="24"/>
                  <w:szCs w:val="24"/>
                </w:rPr>
                <w:delText>240</w:delText>
              </w:r>
            </w:del>
          </w:p>
        </w:tc>
        <w:tc>
          <w:tcPr>
            <w:tcW w:w="2423" w:type="dxa"/>
            <w:tcBorders>
              <w:top w:val="nil"/>
              <w:left w:val="nil"/>
              <w:bottom w:val="nil"/>
              <w:right w:val="single" w:sz="4" w:space="0" w:color="auto"/>
            </w:tcBorders>
            <w:tcPrChange w:id="263" w:author="Markus Varlund Strange" w:date="2025-10-24T15:41:00Z" w16du:dateUtc="2025-10-24T13:41:00Z">
              <w:tcPr>
                <w:tcW w:w="1843" w:type="dxa"/>
                <w:tcBorders>
                  <w:top w:val="nil"/>
                  <w:left w:val="nil"/>
                  <w:bottom w:val="nil"/>
                  <w:right w:val="single" w:sz="4" w:space="0" w:color="auto"/>
                </w:tcBorders>
              </w:tcPr>
            </w:tcPrChange>
          </w:tcPr>
          <w:p w14:paraId="76095625" w14:textId="287F01A0" w:rsidR="00197F30" w:rsidRDefault="00197F30" w:rsidP="00D63765">
            <w:pPr>
              <w:spacing w:after="100" w:afterAutospacing="1" w:line="360" w:lineRule="auto"/>
              <w:ind w:left="0" w:right="0" w:firstLine="0"/>
              <w:jc w:val="center"/>
              <w:rPr>
                <w:sz w:val="24"/>
                <w:szCs w:val="24"/>
              </w:rPr>
            </w:pPr>
            <w:r>
              <w:rPr>
                <w:sz w:val="24"/>
                <w:szCs w:val="24"/>
              </w:rPr>
              <w:t>[0.0</w:t>
            </w:r>
            <w:ins w:id="264" w:author="Markus Varlund Strange" w:date="2025-10-24T15:45:00Z" w16du:dateUtc="2025-10-24T13:45:00Z">
              <w:r w:rsidR="00705D60">
                <w:rPr>
                  <w:sz w:val="24"/>
                  <w:szCs w:val="24"/>
                </w:rPr>
                <w:t>05</w:t>
              </w:r>
            </w:ins>
            <w:del w:id="265" w:author="Markus Varlund Strange" w:date="2025-10-24T15:45:00Z" w16du:dateUtc="2025-10-24T13:45:00Z">
              <w:r w:rsidDel="00705D60">
                <w:rPr>
                  <w:sz w:val="24"/>
                  <w:szCs w:val="24"/>
                </w:rPr>
                <w:delText>51</w:delText>
              </w:r>
            </w:del>
            <w:r>
              <w:rPr>
                <w:sz w:val="24"/>
                <w:szCs w:val="24"/>
              </w:rPr>
              <w:t>; 0.</w:t>
            </w:r>
            <w:ins w:id="266" w:author="Markus Varlund Strange" w:date="2025-10-24T15:45:00Z" w16du:dateUtc="2025-10-24T13:45:00Z">
              <w:r w:rsidR="00705D60">
                <w:rPr>
                  <w:sz w:val="24"/>
                  <w:szCs w:val="24"/>
                </w:rPr>
                <w:t>392</w:t>
              </w:r>
            </w:ins>
            <w:del w:id="267" w:author="Markus Varlund Strange" w:date="2025-10-24T15:45:00Z" w16du:dateUtc="2025-10-24T13:45:00Z">
              <w:r w:rsidDel="00705D60">
                <w:rPr>
                  <w:sz w:val="24"/>
                  <w:szCs w:val="24"/>
                </w:rPr>
                <w:delText>429</w:delText>
              </w:r>
            </w:del>
            <w:r>
              <w:rPr>
                <w:sz w:val="24"/>
                <w:szCs w:val="24"/>
              </w:rPr>
              <w:t>]</w:t>
            </w:r>
          </w:p>
        </w:tc>
      </w:tr>
      <w:tr w:rsidR="00197F30" w14:paraId="70031B51" w14:textId="77777777" w:rsidTr="008F7154">
        <w:trPr>
          <w:trPrChange w:id="268" w:author="Markus Varlund Strange" w:date="2025-10-24T15:41:00Z" w16du:dateUtc="2025-10-24T13:41:00Z">
            <w:trPr>
              <w:gridAfter w:val="0"/>
            </w:trPr>
          </w:trPrChange>
        </w:trPr>
        <w:tc>
          <w:tcPr>
            <w:tcW w:w="1189" w:type="dxa"/>
            <w:tcBorders>
              <w:top w:val="nil"/>
              <w:left w:val="single" w:sz="4" w:space="0" w:color="auto"/>
              <w:bottom w:val="nil"/>
              <w:right w:val="nil"/>
            </w:tcBorders>
            <w:tcPrChange w:id="269" w:author="Markus Varlund Strange" w:date="2025-10-24T15:41:00Z" w16du:dateUtc="2025-10-24T13:41:00Z">
              <w:tcPr>
                <w:tcW w:w="1189" w:type="dxa"/>
                <w:tcBorders>
                  <w:top w:val="nil"/>
                  <w:left w:val="single" w:sz="4" w:space="0" w:color="auto"/>
                  <w:bottom w:val="nil"/>
                  <w:right w:val="nil"/>
                </w:tcBorders>
              </w:tcPr>
            </w:tcPrChange>
          </w:tcPr>
          <w:p w14:paraId="69D5B909" w14:textId="17F8B9F3" w:rsidR="00197F30" w:rsidRPr="00324591" w:rsidRDefault="00000000" w:rsidP="00D63765">
            <w:pPr>
              <w:spacing w:after="100" w:afterAutospacing="1" w:line="360" w:lineRule="auto"/>
              <w:ind w:left="0" w:right="0" w:firstLine="0"/>
              <w:jc w:val="center"/>
              <w:rPr>
                <w:i/>
                <w:iCs/>
                <w:sz w:val="22"/>
              </w:rPr>
            </w:pPr>
            <m:oMathPara>
              <m:oMath>
                <m:sSub>
                  <m:sSubPr>
                    <m:ctrlPr>
                      <w:rPr>
                        <w:rFonts w:ascii="Cambria Math" w:hAnsi="Cambria Math"/>
                        <w:i/>
                        <w:iCs/>
                        <w:sz w:val="22"/>
                      </w:rPr>
                    </m:ctrlPr>
                  </m:sSubPr>
                  <m:e>
                    <m:r>
                      <w:rPr>
                        <w:rFonts w:ascii="Cambria Math" w:hAnsi="Cambria Math"/>
                        <w:sz w:val="22"/>
                      </w:rPr>
                      <m:t>ρ</m:t>
                    </m:r>
                  </m:e>
                  <m:sub>
                    <m:r>
                      <w:rPr>
                        <w:rFonts w:ascii="Cambria Math" w:hAnsi="Cambria Math"/>
                        <w:sz w:val="22"/>
                      </w:rPr>
                      <m:t>1</m:t>
                    </m:r>
                  </m:sub>
                </m:sSub>
              </m:oMath>
            </m:oMathPara>
          </w:p>
        </w:tc>
        <w:tc>
          <w:tcPr>
            <w:tcW w:w="2702" w:type="dxa"/>
            <w:tcBorders>
              <w:top w:val="nil"/>
              <w:left w:val="nil"/>
              <w:bottom w:val="nil"/>
              <w:right w:val="nil"/>
            </w:tcBorders>
            <w:tcPrChange w:id="270" w:author="Markus Varlund Strange" w:date="2025-10-24T15:41:00Z" w16du:dateUtc="2025-10-24T13:41:00Z">
              <w:tcPr>
                <w:tcW w:w="2702" w:type="dxa"/>
                <w:tcBorders>
                  <w:top w:val="nil"/>
                  <w:left w:val="nil"/>
                  <w:bottom w:val="nil"/>
                  <w:right w:val="nil"/>
                </w:tcBorders>
              </w:tcPr>
            </w:tcPrChange>
          </w:tcPr>
          <w:p w14:paraId="47288269" w14:textId="1BFA1E7A" w:rsidR="00197F30" w:rsidRDefault="00197F30" w:rsidP="00D63765">
            <w:pPr>
              <w:spacing w:after="100" w:afterAutospacing="1" w:line="360" w:lineRule="auto"/>
              <w:ind w:left="0" w:right="0" w:firstLine="0"/>
              <w:jc w:val="center"/>
              <w:rPr>
                <w:sz w:val="24"/>
                <w:szCs w:val="24"/>
              </w:rPr>
            </w:pPr>
            <w:r>
              <w:rPr>
                <w:sz w:val="24"/>
                <w:szCs w:val="24"/>
              </w:rPr>
              <w:t xml:space="preserve">Released </w:t>
            </w:r>
            <w:r w:rsidR="008B47E6">
              <w:rPr>
                <w:sz w:val="24"/>
                <w:szCs w:val="24"/>
              </w:rPr>
              <w:t xml:space="preserve">in </w:t>
            </w:r>
            <w:r>
              <w:rPr>
                <w:sz w:val="24"/>
                <w:szCs w:val="24"/>
              </w:rPr>
              <w:t>2022</w:t>
            </w:r>
          </w:p>
        </w:tc>
        <w:tc>
          <w:tcPr>
            <w:tcW w:w="1176" w:type="dxa"/>
            <w:tcBorders>
              <w:top w:val="nil"/>
              <w:left w:val="nil"/>
              <w:bottom w:val="nil"/>
              <w:right w:val="nil"/>
            </w:tcBorders>
            <w:tcPrChange w:id="271" w:author="Markus Varlund Strange" w:date="2025-10-24T15:41:00Z" w16du:dateUtc="2025-10-24T13:41:00Z">
              <w:tcPr>
                <w:tcW w:w="1176" w:type="dxa"/>
                <w:tcBorders>
                  <w:top w:val="nil"/>
                  <w:left w:val="nil"/>
                  <w:bottom w:val="nil"/>
                  <w:right w:val="nil"/>
                </w:tcBorders>
              </w:tcPr>
            </w:tcPrChange>
          </w:tcPr>
          <w:p w14:paraId="781FBE72" w14:textId="65D5D6E2" w:rsidR="00197F30" w:rsidRDefault="008B47E6" w:rsidP="00D63765">
            <w:pPr>
              <w:spacing w:after="100" w:afterAutospacing="1" w:line="360" w:lineRule="auto"/>
              <w:ind w:left="0" w:right="0" w:firstLine="0"/>
              <w:jc w:val="center"/>
              <w:rPr>
                <w:sz w:val="24"/>
                <w:szCs w:val="24"/>
              </w:rPr>
            </w:pPr>
            <w:r>
              <w:rPr>
                <w:sz w:val="24"/>
                <w:szCs w:val="24"/>
              </w:rPr>
              <w:t>0</w:t>
            </w:r>
          </w:p>
        </w:tc>
        <w:tc>
          <w:tcPr>
            <w:tcW w:w="2423" w:type="dxa"/>
            <w:tcBorders>
              <w:top w:val="nil"/>
              <w:left w:val="nil"/>
              <w:bottom w:val="nil"/>
              <w:right w:val="single" w:sz="4" w:space="0" w:color="auto"/>
            </w:tcBorders>
            <w:tcPrChange w:id="272" w:author="Markus Varlund Strange" w:date="2025-10-24T15:41:00Z" w16du:dateUtc="2025-10-24T13:41:00Z">
              <w:tcPr>
                <w:tcW w:w="1843" w:type="dxa"/>
                <w:tcBorders>
                  <w:top w:val="nil"/>
                  <w:left w:val="nil"/>
                  <w:bottom w:val="nil"/>
                  <w:right w:val="single" w:sz="4" w:space="0" w:color="auto"/>
                </w:tcBorders>
              </w:tcPr>
            </w:tcPrChange>
          </w:tcPr>
          <w:p w14:paraId="74DA267A" w14:textId="68EFF390" w:rsidR="00197F30" w:rsidRDefault="008B47E6" w:rsidP="00D63765">
            <w:pPr>
              <w:spacing w:after="100" w:afterAutospacing="1" w:line="360" w:lineRule="auto"/>
              <w:ind w:left="0" w:right="0" w:firstLine="0"/>
              <w:jc w:val="center"/>
              <w:rPr>
                <w:sz w:val="24"/>
                <w:szCs w:val="24"/>
              </w:rPr>
            </w:pPr>
            <w:r>
              <w:rPr>
                <w:sz w:val="24"/>
                <w:szCs w:val="24"/>
              </w:rPr>
              <w:t>[0; 0]</w:t>
            </w:r>
          </w:p>
        </w:tc>
      </w:tr>
      <w:tr w:rsidR="00197F30" w14:paraId="4D5418A5" w14:textId="77777777" w:rsidTr="008F7154">
        <w:trPr>
          <w:trPrChange w:id="273" w:author="Markus Varlund Strange" w:date="2025-10-24T15:41:00Z" w16du:dateUtc="2025-10-24T13:41:00Z">
            <w:trPr>
              <w:gridAfter w:val="0"/>
            </w:trPr>
          </w:trPrChange>
        </w:trPr>
        <w:tc>
          <w:tcPr>
            <w:tcW w:w="1189" w:type="dxa"/>
            <w:tcBorders>
              <w:top w:val="nil"/>
              <w:left w:val="single" w:sz="4" w:space="0" w:color="auto"/>
              <w:bottom w:val="nil"/>
              <w:right w:val="nil"/>
            </w:tcBorders>
            <w:tcPrChange w:id="274" w:author="Markus Varlund Strange" w:date="2025-10-24T15:41:00Z" w16du:dateUtc="2025-10-24T13:41:00Z">
              <w:tcPr>
                <w:tcW w:w="1189" w:type="dxa"/>
                <w:tcBorders>
                  <w:top w:val="nil"/>
                  <w:left w:val="single" w:sz="4" w:space="0" w:color="auto"/>
                  <w:bottom w:val="nil"/>
                  <w:right w:val="nil"/>
                </w:tcBorders>
              </w:tcPr>
            </w:tcPrChange>
          </w:tcPr>
          <w:p w14:paraId="423BDC26" w14:textId="1C6BE980" w:rsidR="00197F30" w:rsidRPr="00324591" w:rsidRDefault="00000000" w:rsidP="00D63765">
            <w:pPr>
              <w:spacing w:after="100" w:afterAutospacing="1" w:line="360" w:lineRule="auto"/>
              <w:ind w:left="0" w:right="0" w:firstLine="0"/>
              <w:jc w:val="center"/>
              <w:rPr>
                <w:i/>
                <w:iCs/>
                <w:sz w:val="22"/>
              </w:rPr>
            </w:pPr>
            <m:oMathPara>
              <m:oMath>
                <m:sSub>
                  <m:sSubPr>
                    <m:ctrlPr>
                      <w:rPr>
                        <w:rFonts w:ascii="Cambria Math" w:hAnsi="Cambria Math"/>
                        <w:i/>
                        <w:iCs/>
                        <w:sz w:val="22"/>
                      </w:rPr>
                    </m:ctrlPr>
                  </m:sSubPr>
                  <m:e>
                    <m:r>
                      <w:rPr>
                        <w:rFonts w:ascii="Cambria Math" w:hAnsi="Cambria Math"/>
                        <w:sz w:val="22"/>
                      </w:rPr>
                      <m:t>ρ</m:t>
                    </m:r>
                  </m:e>
                  <m:sub>
                    <m:r>
                      <w:rPr>
                        <w:rFonts w:ascii="Cambria Math" w:hAnsi="Cambria Math"/>
                        <w:sz w:val="22"/>
                      </w:rPr>
                      <m:t>2</m:t>
                    </m:r>
                  </m:sub>
                </m:sSub>
              </m:oMath>
            </m:oMathPara>
          </w:p>
        </w:tc>
        <w:tc>
          <w:tcPr>
            <w:tcW w:w="2702" w:type="dxa"/>
            <w:tcBorders>
              <w:top w:val="nil"/>
              <w:left w:val="nil"/>
              <w:bottom w:val="nil"/>
              <w:right w:val="nil"/>
            </w:tcBorders>
            <w:tcPrChange w:id="275" w:author="Markus Varlund Strange" w:date="2025-10-24T15:41:00Z" w16du:dateUtc="2025-10-24T13:41:00Z">
              <w:tcPr>
                <w:tcW w:w="2702" w:type="dxa"/>
                <w:tcBorders>
                  <w:top w:val="nil"/>
                  <w:left w:val="nil"/>
                  <w:bottom w:val="nil"/>
                  <w:right w:val="nil"/>
                </w:tcBorders>
              </w:tcPr>
            </w:tcPrChange>
          </w:tcPr>
          <w:p w14:paraId="0D798309" w14:textId="4C55AC34" w:rsidR="00197F30" w:rsidRDefault="00197F30" w:rsidP="00D63765">
            <w:pPr>
              <w:spacing w:after="100" w:afterAutospacing="1" w:line="360" w:lineRule="auto"/>
              <w:ind w:left="0" w:right="0" w:firstLine="0"/>
              <w:jc w:val="center"/>
              <w:rPr>
                <w:sz w:val="24"/>
                <w:szCs w:val="24"/>
              </w:rPr>
            </w:pPr>
            <w:r>
              <w:rPr>
                <w:sz w:val="24"/>
                <w:szCs w:val="24"/>
              </w:rPr>
              <w:t xml:space="preserve">Released </w:t>
            </w:r>
            <w:r w:rsidR="008B47E6">
              <w:rPr>
                <w:sz w:val="24"/>
                <w:szCs w:val="24"/>
              </w:rPr>
              <w:t xml:space="preserve">in </w:t>
            </w:r>
            <w:r>
              <w:rPr>
                <w:sz w:val="24"/>
                <w:szCs w:val="24"/>
              </w:rPr>
              <w:t>2024</w:t>
            </w:r>
          </w:p>
        </w:tc>
        <w:tc>
          <w:tcPr>
            <w:tcW w:w="1176" w:type="dxa"/>
            <w:tcBorders>
              <w:top w:val="nil"/>
              <w:left w:val="nil"/>
              <w:bottom w:val="nil"/>
              <w:right w:val="nil"/>
            </w:tcBorders>
            <w:tcPrChange w:id="276" w:author="Markus Varlund Strange" w:date="2025-10-24T15:41:00Z" w16du:dateUtc="2025-10-24T13:41:00Z">
              <w:tcPr>
                <w:tcW w:w="1176" w:type="dxa"/>
                <w:tcBorders>
                  <w:top w:val="nil"/>
                  <w:left w:val="nil"/>
                  <w:bottom w:val="nil"/>
                  <w:right w:val="nil"/>
                </w:tcBorders>
              </w:tcPr>
            </w:tcPrChange>
          </w:tcPr>
          <w:p w14:paraId="09A4B2F6" w14:textId="1F30B66E" w:rsidR="00197F30" w:rsidRDefault="00197F30" w:rsidP="00D63765">
            <w:pPr>
              <w:spacing w:after="100" w:afterAutospacing="1" w:line="360" w:lineRule="auto"/>
              <w:ind w:left="0" w:right="0" w:firstLine="0"/>
              <w:jc w:val="center"/>
              <w:rPr>
                <w:sz w:val="24"/>
                <w:szCs w:val="24"/>
              </w:rPr>
            </w:pPr>
            <w:r>
              <w:rPr>
                <w:sz w:val="24"/>
                <w:szCs w:val="24"/>
              </w:rPr>
              <w:t>-0.2</w:t>
            </w:r>
            <w:ins w:id="277" w:author="Markus Varlund Strange" w:date="2025-10-24T15:46:00Z" w16du:dateUtc="2025-10-24T13:46:00Z">
              <w:r w:rsidR="00705D60">
                <w:rPr>
                  <w:sz w:val="24"/>
                  <w:szCs w:val="24"/>
                </w:rPr>
                <w:t>28</w:t>
              </w:r>
            </w:ins>
            <w:del w:id="278" w:author="Markus Varlund Strange" w:date="2025-10-24T15:46:00Z" w16du:dateUtc="2025-10-24T13:46:00Z">
              <w:r w:rsidDel="00705D60">
                <w:rPr>
                  <w:sz w:val="24"/>
                  <w:szCs w:val="24"/>
                </w:rPr>
                <w:delText>05</w:delText>
              </w:r>
            </w:del>
          </w:p>
        </w:tc>
        <w:tc>
          <w:tcPr>
            <w:tcW w:w="2423" w:type="dxa"/>
            <w:tcBorders>
              <w:top w:val="nil"/>
              <w:left w:val="nil"/>
              <w:bottom w:val="nil"/>
              <w:right w:val="single" w:sz="4" w:space="0" w:color="auto"/>
            </w:tcBorders>
            <w:tcPrChange w:id="279" w:author="Markus Varlund Strange" w:date="2025-10-24T15:41:00Z" w16du:dateUtc="2025-10-24T13:41:00Z">
              <w:tcPr>
                <w:tcW w:w="1843" w:type="dxa"/>
                <w:tcBorders>
                  <w:top w:val="nil"/>
                  <w:left w:val="nil"/>
                  <w:bottom w:val="nil"/>
                  <w:right w:val="single" w:sz="4" w:space="0" w:color="auto"/>
                </w:tcBorders>
              </w:tcPr>
            </w:tcPrChange>
          </w:tcPr>
          <w:p w14:paraId="0E722DCF" w14:textId="38B356EB" w:rsidR="00197F30" w:rsidRDefault="00197F30" w:rsidP="00D63765">
            <w:pPr>
              <w:spacing w:after="100" w:afterAutospacing="1" w:line="360" w:lineRule="auto"/>
              <w:ind w:left="0" w:right="0" w:firstLine="0"/>
              <w:jc w:val="center"/>
              <w:rPr>
                <w:sz w:val="24"/>
                <w:szCs w:val="24"/>
              </w:rPr>
            </w:pPr>
            <w:r>
              <w:rPr>
                <w:sz w:val="24"/>
                <w:szCs w:val="24"/>
              </w:rPr>
              <w:t>[-0.4</w:t>
            </w:r>
            <w:ins w:id="280" w:author="Markus Varlund Strange" w:date="2025-10-24T15:47:00Z" w16du:dateUtc="2025-10-24T13:47:00Z">
              <w:r w:rsidR="00705D60">
                <w:rPr>
                  <w:sz w:val="24"/>
                  <w:szCs w:val="24"/>
                </w:rPr>
                <w:t>87</w:t>
              </w:r>
            </w:ins>
            <w:del w:id="281" w:author="Markus Varlund Strange" w:date="2025-10-24T15:47:00Z" w16du:dateUtc="2025-10-24T13:47:00Z">
              <w:r w:rsidDel="00705D60">
                <w:rPr>
                  <w:sz w:val="24"/>
                  <w:szCs w:val="24"/>
                </w:rPr>
                <w:delText>59</w:delText>
              </w:r>
            </w:del>
            <w:r>
              <w:rPr>
                <w:sz w:val="24"/>
                <w:szCs w:val="24"/>
              </w:rPr>
              <w:t>; 0.0</w:t>
            </w:r>
            <w:ins w:id="282" w:author="Markus Varlund Strange" w:date="2025-10-24T15:47:00Z" w16du:dateUtc="2025-10-24T13:47:00Z">
              <w:r w:rsidR="00705D60">
                <w:rPr>
                  <w:sz w:val="24"/>
                  <w:szCs w:val="24"/>
                </w:rPr>
                <w:t>3</w:t>
              </w:r>
            </w:ins>
            <w:del w:id="283" w:author="Markus Varlund Strange" w:date="2025-10-24T15:47:00Z" w16du:dateUtc="2025-10-24T13:47:00Z">
              <w:r w:rsidDel="00705D60">
                <w:rPr>
                  <w:sz w:val="24"/>
                  <w:szCs w:val="24"/>
                </w:rPr>
                <w:delText>50</w:delText>
              </w:r>
            </w:del>
            <w:ins w:id="284" w:author="Markus Varlund Strange" w:date="2025-10-24T15:47:00Z" w16du:dateUtc="2025-10-24T13:47:00Z">
              <w:r w:rsidR="00705D60">
                <w:rPr>
                  <w:sz w:val="24"/>
                  <w:szCs w:val="24"/>
                </w:rPr>
                <w:t>1</w:t>
              </w:r>
            </w:ins>
            <w:r>
              <w:rPr>
                <w:sz w:val="24"/>
                <w:szCs w:val="24"/>
              </w:rPr>
              <w:t>]</w:t>
            </w:r>
          </w:p>
        </w:tc>
      </w:tr>
      <w:tr w:rsidR="00197F30" w14:paraId="6EE7AC76" w14:textId="77777777" w:rsidTr="008F7154">
        <w:trPr>
          <w:trPrChange w:id="285" w:author="Markus Varlund Strange" w:date="2025-10-24T15:41:00Z" w16du:dateUtc="2025-10-24T13:41:00Z">
            <w:trPr>
              <w:gridAfter w:val="0"/>
            </w:trPr>
          </w:trPrChange>
        </w:trPr>
        <w:tc>
          <w:tcPr>
            <w:tcW w:w="1189" w:type="dxa"/>
            <w:tcBorders>
              <w:top w:val="nil"/>
              <w:left w:val="single" w:sz="4" w:space="0" w:color="auto"/>
              <w:bottom w:val="nil"/>
              <w:right w:val="nil"/>
            </w:tcBorders>
            <w:tcPrChange w:id="286" w:author="Markus Varlund Strange" w:date="2025-10-24T15:41:00Z" w16du:dateUtc="2025-10-24T13:41:00Z">
              <w:tcPr>
                <w:tcW w:w="1189" w:type="dxa"/>
                <w:tcBorders>
                  <w:top w:val="nil"/>
                  <w:left w:val="single" w:sz="4" w:space="0" w:color="auto"/>
                  <w:bottom w:val="nil"/>
                  <w:right w:val="nil"/>
                </w:tcBorders>
              </w:tcPr>
            </w:tcPrChange>
          </w:tcPr>
          <w:p w14:paraId="2E423F7E" w14:textId="0802476C" w:rsidR="00197F30" w:rsidRPr="00324591" w:rsidRDefault="00324591" w:rsidP="00D63765">
            <w:pPr>
              <w:spacing w:after="100" w:afterAutospacing="1" w:line="360" w:lineRule="auto"/>
              <w:ind w:left="0" w:right="0" w:firstLine="0"/>
              <w:jc w:val="center"/>
              <w:rPr>
                <w:i/>
                <w:iCs/>
                <w:sz w:val="22"/>
              </w:rPr>
            </w:pPr>
            <m:oMathPara>
              <m:oMath>
                <m:r>
                  <w:rPr>
                    <w:rFonts w:ascii="Cambria Math" w:hAnsi="Cambria Math"/>
                    <w:sz w:val="22"/>
                  </w:rPr>
                  <m:t>σ</m:t>
                </m:r>
              </m:oMath>
            </m:oMathPara>
          </w:p>
        </w:tc>
        <w:tc>
          <w:tcPr>
            <w:tcW w:w="2702" w:type="dxa"/>
            <w:tcBorders>
              <w:top w:val="nil"/>
              <w:left w:val="nil"/>
              <w:bottom w:val="nil"/>
              <w:right w:val="nil"/>
            </w:tcBorders>
            <w:tcPrChange w:id="287" w:author="Markus Varlund Strange" w:date="2025-10-24T15:41:00Z" w16du:dateUtc="2025-10-24T13:41:00Z">
              <w:tcPr>
                <w:tcW w:w="2702" w:type="dxa"/>
                <w:tcBorders>
                  <w:top w:val="nil"/>
                  <w:left w:val="nil"/>
                  <w:bottom w:val="nil"/>
                  <w:right w:val="nil"/>
                </w:tcBorders>
              </w:tcPr>
            </w:tcPrChange>
          </w:tcPr>
          <w:p w14:paraId="3E8A9E8A" w14:textId="2EC5F808" w:rsidR="00197F30" w:rsidRDefault="00197F30" w:rsidP="00D63765">
            <w:pPr>
              <w:spacing w:after="100" w:afterAutospacing="1" w:line="360" w:lineRule="auto"/>
              <w:ind w:left="0" w:right="0" w:firstLine="0"/>
              <w:jc w:val="center"/>
              <w:rPr>
                <w:sz w:val="24"/>
                <w:szCs w:val="24"/>
              </w:rPr>
            </w:pPr>
            <w:r>
              <w:rPr>
                <w:sz w:val="24"/>
                <w:szCs w:val="24"/>
              </w:rPr>
              <w:t>SD for Random effect</w:t>
            </w:r>
            <w:r w:rsidR="006A1CF7">
              <w:rPr>
                <w:sz w:val="24"/>
                <w:szCs w:val="24"/>
              </w:rPr>
              <w:t>,</w:t>
            </w:r>
            <w:r w:rsidR="006A1CF7" w:rsidRPr="005E3A67">
              <w:rPr>
                <w:color w:val="auto"/>
                <w:sz w:val="24"/>
                <w:szCs w:val="24"/>
              </w:rPr>
              <w:t xml:space="preserve"> </w:t>
            </w:r>
            <m:oMath>
              <m:r>
                <w:rPr>
                  <w:rFonts w:ascii="Cambria Math" w:hAnsi="Cambria Math"/>
                  <w:sz w:val="24"/>
                  <w:szCs w:val="24"/>
                </w:rPr>
                <m:t>ϵ</m:t>
              </m:r>
            </m:oMath>
          </w:p>
        </w:tc>
        <w:tc>
          <w:tcPr>
            <w:tcW w:w="1176" w:type="dxa"/>
            <w:tcBorders>
              <w:top w:val="nil"/>
              <w:left w:val="nil"/>
              <w:bottom w:val="nil"/>
              <w:right w:val="nil"/>
            </w:tcBorders>
            <w:tcPrChange w:id="288" w:author="Markus Varlund Strange" w:date="2025-10-24T15:41:00Z" w16du:dateUtc="2025-10-24T13:41:00Z">
              <w:tcPr>
                <w:tcW w:w="1176" w:type="dxa"/>
                <w:tcBorders>
                  <w:top w:val="nil"/>
                  <w:left w:val="nil"/>
                  <w:bottom w:val="nil"/>
                  <w:right w:val="nil"/>
                </w:tcBorders>
              </w:tcPr>
            </w:tcPrChange>
          </w:tcPr>
          <w:p w14:paraId="66F0DED6" w14:textId="7B023E39" w:rsidR="00197F30" w:rsidRDefault="00197F30" w:rsidP="00D63765">
            <w:pPr>
              <w:spacing w:after="100" w:afterAutospacing="1" w:line="360" w:lineRule="auto"/>
              <w:ind w:left="0" w:right="0" w:firstLine="0"/>
              <w:jc w:val="center"/>
              <w:rPr>
                <w:sz w:val="24"/>
                <w:szCs w:val="24"/>
              </w:rPr>
            </w:pPr>
            <w:r>
              <w:rPr>
                <w:sz w:val="24"/>
                <w:szCs w:val="24"/>
              </w:rPr>
              <w:t>0.26</w:t>
            </w:r>
            <w:ins w:id="289" w:author="Markus Varlund Strange" w:date="2025-10-24T15:49:00Z" w16du:dateUtc="2025-10-24T13:49:00Z">
              <w:r w:rsidR="00705D60">
                <w:rPr>
                  <w:sz w:val="24"/>
                  <w:szCs w:val="24"/>
                </w:rPr>
                <w:t>9</w:t>
              </w:r>
            </w:ins>
            <w:del w:id="290" w:author="Markus Varlund Strange" w:date="2025-10-24T15:49:00Z" w16du:dateUtc="2025-10-24T13:49:00Z">
              <w:r w:rsidDel="00705D60">
                <w:rPr>
                  <w:sz w:val="24"/>
                  <w:szCs w:val="24"/>
                </w:rPr>
                <w:delText>3</w:delText>
              </w:r>
            </w:del>
          </w:p>
        </w:tc>
        <w:tc>
          <w:tcPr>
            <w:tcW w:w="2423" w:type="dxa"/>
            <w:tcBorders>
              <w:top w:val="nil"/>
              <w:left w:val="nil"/>
              <w:bottom w:val="nil"/>
              <w:right w:val="single" w:sz="4" w:space="0" w:color="auto"/>
            </w:tcBorders>
            <w:tcPrChange w:id="291" w:author="Markus Varlund Strange" w:date="2025-10-24T15:41:00Z" w16du:dateUtc="2025-10-24T13:41:00Z">
              <w:tcPr>
                <w:tcW w:w="1843" w:type="dxa"/>
                <w:tcBorders>
                  <w:top w:val="nil"/>
                  <w:left w:val="nil"/>
                  <w:bottom w:val="nil"/>
                  <w:right w:val="single" w:sz="4" w:space="0" w:color="auto"/>
                </w:tcBorders>
              </w:tcPr>
            </w:tcPrChange>
          </w:tcPr>
          <w:p w14:paraId="41A19541" w14:textId="4C992F58" w:rsidR="00197F30" w:rsidRDefault="00197F30" w:rsidP="00D63765">
            <w:pPr>
              <w:spacing w:after="100" w:afterAutospacing="1" w:line="360" w:lineRule="auto"/>
              <w:ind w:left="0" w:right="0" w:firstLine="0"/>
              <w:jc w:val="center"/>
              <w:rPr>
                <w:sz w:val="24"/>
                <w:szCs w:val="24"/>
              </w:rPr>
            </w:pPr>
            <w:r>
              <w:rPr>
                <w:sz w:val="24"/>
                <w:szCs w:val="24"/>
              </w:rPr>
              <w:t>[0.1</w:t>
            </w:r>
            <w:ins w:id="292" w:author="Markus Varlund Strange" w:date="2025-10-24T15:49:00Z" w16du:dateUtc="2025-10-24T13:49:00Z">
              <w:r w:rsidR="00705D60">
                <w:rPr>
                  <w:sz w:val="24"/>
                  <w:szCs w:val="24"/>
                </w:rPr>
                <w:t>73</w:t>
              </w:r>
            </w:ins>
            <w:del w:id="293" w:author="Markus Varlund Strange" w:date="2025-10-24T15:49:00Z" w16du:dateUtc="2025-10-24T13:49:00Z">
              <w:r w:rsidDel="00705D60">
                <w:rPr>
                  <w:sz w:val="24"/>
                  <w:szCs w:val="24"/>
                </w:rPr>
                <w:delText>67</w:delText>
              </w:r>
            </w:del>
            <w:r>
              <w:rPr>
                <w:sz w:val="24"/>
                <w:szCs w:val="24"/>
              </w:rPr>
              <w:t>; 0.41</w:t>
            </w:r>
            <w:ins w:id="294" w:author="Markus Varlund Strange" w:date="2025-10-24T15:49:00Z" w16du:dateUtc="2025-10-24T13:49:00Z">
              <w:r w:rsidR="00705D60">
                <w:rPr>
                  <w:sz w:val="24"/>
                  <w:szCs w:val="24"/>
                </w:rPr>
                <w:t>9</w:t>
              </w:r>
            </w:ins>
            <w:del w:id="295" w:author="Markus Varlund Strange" w:date="2025-10-24T15:49:00Z" w16du:dateUtc="2025-10-24T13:49:00Z">
              <w:r w:rsidDel="00705D60">
                <w:rPr>
                  <w:sz w:val="24"/>
                  <w:szCs w:val="24"/>
                </w:rPr>
                <w:delText>2</w:delText>
              </w:r>
            </w:del>
            <w:r>
              <w:rPr>
                <w:sz w:val="24"/>
                <w:szCs w:val="24"/>
              </w:rPr>
              <w:t>]</w:t>
            </w:r>
          </w:p>
        </w:tc>
      </w:tr>
      <w:tr w:rsidR="00197F30" w14:paraId="4EE37796" w14:textId="77777777" w:rsidTr="008F7154">
        <w:trPr>
          <w:trPrChange w:id="296" w:author="Markus Varlund Strange" w:date="2025-10-24T15:41:00Z" w16du:dateUtc="2025-10-24T13:41:00Z">
            <w:trPr>
              <w:gridAfter w:val="0"/>
            </w:trPr>
          </w:trPrChange>
        </w:trPr>
        <w:tc>
          <w:tcPr>
            <w:tcW w:w="1189" w:type="dxa"/>
            <w:tcBorders>
              <w:top w:val="nil"/>
              <w:bottom w:val="nil"/>
              <w:right w:val="nil"/>
            </w:tcBorders>
            <w:tcPrChange w:id="297" w:author="Markus Varlund Strange" w:date="2025-10-24T15:41:00Z" w16du:dateUtc="2025-10-24T13:41:00Z">
              <w:tcPr>
                <w:tcW w:w="1189" w:type="dxa"/>
                <w:tcBorders>
                  <w:top w:val="nil"/>
                  <w:bottom w:val="nil"/>
                  <w:right w:val="nil"/>
                </w:tcBorders>
              </w:tcPr>
            </w:tcPrChange>
          </w:tcPr>
          <w:p w14:paraId="48D02081" w14:textId="6E9944CC" w:rsidR="00197F30" w:rsidRPr="00324591" w:rsidRDefault="00324591" w:rsidP="00D63765">
            <w:pPr>
              <w:spacing w:after="100" w:afterAutospacing="1" w:line="360" w:lineRule="auto"/>
              <w:ind w:left="0" w:right="0" w:firstLine="0"/>
              <w:jc w:val="center"/>
              <w:rPr>
                <w:i/>
                <w:iCs/>
                <w:sz w:val="24"/>
                <w:szCs w:val="24"/>
              </w:rPr>
            </w:pPr>
            <m:oMathPara>
              <m:oMath>
                <m:r>
                  <w:rPr>
                    <w:rFonts w:ascii="Cambria Math" w:hAnsi="Cambria Math"/>
                    <w:sz w:val="22"/>
                  </w:rPr>
                  <m:t>α</m:t>
                </m:r>
              </m:oMath>
            </m:oMathPara>
          </w:p>
        </w:tc>
        <w:tc>
          <w:tcPr>
            <w:tcW w:w="2702" w:type="dxa"/>
            <w:tcBorders>
              <w:top w:val="nil"/>
              <w:left w:val="nil"/>
              <w:bottom w:val="nil"/>
              <w:right w:val="nil"/>
            </w:tcBorders>
            <w:tcPrChange w:id="298" w:author="Markus Varlund Strange" w:date="2025-10-24T15:41:00Z" w16du:dateUtc="2025-10-24T13:41:00Z">
              <w:tcPr>
                <w:tcW w:w="2702" w:type="dxa"/>
                <w:tcBorders>
                  <w:top w:val="nil"/>
                  <w:left w:val="nil"/>
                  <w:bottom w:val="nil"/>
                  <w:right w:val="nil"/>
                </w:tcBorders>
              </w:tcPr>
            </w:tcPrChange>
          </w:tcPr>
          <w:p w14:paraId="737BD598" w14:textId="77777777" w:rsidR="00197F30" w:rsidRDefault="00197F30" w:rsidP="00D63765">
            <w:pPr>
              <w:spacing w:after="100" w:afterAutospacing="1" w:line="360" w:lineRule="auto"/>
              <w:ind w:left="0" w:right="0" w:firstLine="0"/>
              <w:jc w:val="center"/>
              <w:rPr>
                <w:sz w:val="24"/>
                <w:szCs w:val="24"/>
              </w:rPr>
            </w:pPr>
            <w:r>
              <w:rPr>
                <w:sz w:val="24"/>
                <w:szCs w:val="24"/>
              </w:rPr>
              <w:t>Chance of detection</w:t>
            </w:r>
          </w:p>
        </w:tc>
        <w:tc>
          <w:tcPr>
            <w:tcW w:w="1176" w:type="dxa"/>
            <w:tcBorders>
              <w:top w:val="nil"/>
              <w:left w:val="nil"/>
              <w:bottom w:val="nil"/>
              <w:right w:val="nil"/>
            </w:tcBorders>
            <w:tcPrChange w:id="299" w:author="Markus Varlund Strange" w:date="2025-10-24T15:41:00Z" w16du:dateUtc="2025-10-24T13:41:00Z">
              <w:tcPr>
                <w:tcW w:w="1176" w:type="dxa"/>
                <w:tcBorders>
                  <w:top w:val="nil"/>
                  <w:left w:val="nil"/>
                  <w:bottom w:val="nil"/>
                  <w:right w:val="nil"/>
                </w:tcBorders>
              </w:tcPr>
            </w:tcPrChange>
          </w:tcPr>
          <w:p w14:paraId="70BE1529" w14:textId="2EC6D726" w:rsidR="00197F30" w:rsidRDefault="00197F30" w:rsidP="00D63765">
            <w:pPr>
              <w:spacing w:after="100" w:afterAutospacing="1" w:line="360" w:lineRule="auto"/>
              <w:ind w:left="0" w:right="0" w:firstLine="0"/>
              <w:jc w:val="center"/>
              <w:rPr>
                <w:sz w:val="24"/>
                <w:szCs w:val="24"/>
              </w:rPr>
            </w:pPr>
            <w:r>
              <w:rPr>
                <w:sz w:val="24"/>
                <w:szCs w:val="24"/>
              </w:rPr>
              <w:t>0.30</w:t>
            </w:r>
            <w:ins w:id="300" w:author="Markus Varlund Strange" w:date="2025-10-24T15:52:00Z" w16du:dateUtc="2025-10-24T13:52:00Z">
              <w:r w:rsidR="00705D60">
                <w:rPr>
                  <w:sz w:val="24"/>
                  <w:szCs w:val="24"/>
                </w:rPr>
                <w:t>2</w:t>
              </w:r>
            </w:ins>
            <w:del w:id="301" w:author="Markus Varlund Strange" w:date="2025-10-24T15:52:00Z" w16du:dateUtc="2025-10-24T13:52:00Z">
              <w:r w:rsidDel="00705D60">
                <w:rPr>
                  <w:sz w:val="24"/>
                  <w:szCs w:val="24"/>
                </w:rPr>
                <w:delText>0</w:delText>
              </w:r>
            </w:del>
          </w:p>
        </w:tc>
        <w:tc>
          <w:tcPr>
            <w:tcW w:w="2423" w:type="dxa"/>
            <w:tcBorders>
              <w:top w:val="nil"/>
              <w:left w:val="nil"/>
              <w:bottom w:val="nil"/>
            </w:tcBorders>
            <w:tcPrChange w:id="302" w:author="Markus Varlund Strange" w:date="2025-10-24T15:41:00Z" w16du:dateUtc="2025-10-24T13:41:00Z">
              <w:tcPr>
                <w:tcW w:w="1843" w:type="dxa"/>
                <w:tcBorders>
                  <w:top w:val="nil"/>
                  <w:left w:val="nil"/>
                  <w:bottom w:val="nil"/>
                </w:tcBorders>
              </w:tcPr>
            </w:tcPrChange>
          </w:tcPr>
          <w:p w14:paraId="473ECA4B" w14:textId="6738F2F3" w:rsidR="00197F30" w:rsidRDefault="00197F30" w:rsidP="00D63765">
            <w:pPr>
              <w:spacing w:after="100" w:afterAutospacing="1" w:line="360" w:lineRule="auto"/>
              <w:ind w:left="0" w:right="0" w:firstLine="0"/>
              <w:jc w:val="center"/>
              <w:rPr>
                <w:sz w:val="24"/>
                <w:szCs w:val="24"/>
              </w:rPr>
            </w:pPr>
            <w:r>
              <w:rPr>
                <w:sz w:val="24"/>
                <w:szCs w:val="24"/>
              </w:rPr>
              <w:t>[0.24</w:t>
            </w:r>
            <w:ins w:id="303" w:author="Markus Varlund Strange" w:date="2025-10-24T15:52:00Z" w16du:dateUtc="2025-10-24T13:52:00Z">
              <w:r w:rsidR="00705D60">
                <w:rPr>
                  <w:sz w:val="24"/>
                  <w:szCs w:val="24"/>
                </w:rPr>
                <w:t>1</w:t>
              </w:r>
            </w:ins>
            <w:del w:id="304" w:author="Markus Varlund Strange" w:date="2025-10-24T15:52:00Z" w16du:dateUtc="2025-10-24T13:52:00Z">
              <w:r w:rsidDel="00705D60">
                <w:rPr>
                  <w:sz w:val="24"/>
                  <w:szCs w:val="24"/>
                </w:rPr>
                <w:delText>0</w:delText>
              </w:r>
            </w:del>
            <w:r>
              <w:rPr>
                <w:sz w:val="24"/>
                <w:szCs w:val="24"/>
              </w:rPr>
              <w:t>; 0.3</w:t>
            </w:r>
            <w:ins w:id="305" w:author="Markus Varlund Strange" w:date="2025-10-24T15:52:00Z" w16du:dateUtc="2025-10-24T13:52:00Z">
              <w:r w:rsidR="00705D60">
                <w:rPr>
                  <w:sz w:val="24"/>
                  <w:szCs w:val="24"/>
                </w:rPr>
                <w:t>71</w:t>
              </w:r>
            </w:ins>
            <w:del w:id="306" w:author="Markus Varlund Strange" w:date="2025-10-24T15:52:00Z" w16du:dateUtc="2025-10-24T13:52:00Z">
              <w:r w:rsidDel="00705D60">
                <w:rPr>
                  <w:sz w:val="24"/>
                  <w:szCs w:val="24"/>
                </w:rPr>
                <w:delText>69</w:delText>
              </w:r>
            </w:del>
            <w:r>
              <w:rPr>
                <w:sz w:val="24"/>
                <w:szCs w:val="24"/>
              </w:rPr>
              <w:t>]</w:t>
            </w:r>
          </w:p>
        </w:tc>
      </w:tr>
      <w:tr w:rsidR="006A1CF7" w14:paraId="2DD5FC3F" w14:textId="77777777" w:rsidTr="008F7154">
        <w:trPr>
          <w:trPrChange w:id="307" w:author="Markus Varlund Strange" w:date="2025-10-24T15:41:00Z" w16du:dateUtc="2025-10-24T13:41:00Z">
            <w:trPr>
              <w:gridAfter w:val="0"/>
            </w:trPr>
          </w:trPrChange>
        </w:trPr>
        <w:tc>
          <w:tcPr>
            <w:tcW w:w="1189" w:type="dxa"/>
            <w:tcBorders>
              <w:top w:val="nil"/>
              <w:bottom w:val="nil"/>
              <w:right w:val="nil"/>
            </w:tcBorders>
            <w:tcPrChange w:id="308" w:author="Markus Varlund Strange" w:date="2025-10-24T15:41:00Z" w16du:dateUtc="2025-10-24T13:41:00Z">
              <w:tcPr>
                <w:tcW w:w="1189" w:type="dxa"/>
                <w:tcBorders>
                  <w:top w:val="nil"/>
                  <w:bottom w:val="nil"/>
                  <w:right w:val="nil"/>
                </w:tcBorders>
              </w:tcPr>
            </w:tcPrChange>
          </w:tcPr>
          <w:p w14:paraId="076F9541" w14:textId="2707534A" w:rsidR="00197F30" w:rsidRPr="00324591" w:rsidRDefault="00000000" w:rsidP="00D63765">
            <w:pPr>
              <w:spacing w:after="100" w:afterAutospacing="1" w:line="360" w:lineRule="auto"/>
              <w:ind w:left="0" w:right="0" w:firstLine="0"/>
              <w:jc w:val="center"/>
              <w:rPr>
                <w:i/>
                <w:iCs/>
                <w:sz w:val="22"/>
              </w:rPr>
            </w:pPr>
            <m:oMathPara>
              <m:oMath>
                <m:sSubSup>
                  <m:sSubSupPr>
                    <m:ctrlPr>
                      <w:rPr>
                        <w:rFonts w:ascii="Cambria Math" w:hAnsi="Cambria Math"/>
                        <w:i/>
                        <w:iCs/>
                        <w:sz w:val="22"/>
                      </w:rPr>
                    </m:ctrlPr>
                  </m:sSubSupPr>
                  <m:e>
                    <m:r>
                      <w:rPr>
                        <w:rFonts w:ascii="Cambria Math" w:hAnsi="Cambria Math"/>
                        <w:sz w:val="22"/>
                      </w:rPr>
                      <m:t>β</m:t>
                    </m:r>
                  </m:e>
                  <m:sub>
                    <m:r>
                      <w:rPr>
                        <w:rFonts w:ascii="Cambria Math" w:hAnsi="Cambria Math"/>
                        <w:sz w:val="22"/>
                      </w:rPr>
                      <m:t>1</m:t>
                    </m:r>
                  </m:sub>
                  <m:sup>
                    <m:r>
                      <w:rPr>
                        <w:rFonts w:ascii="Cambria Math" w:hAnsi="Cambria Math"/>
                        <w:sz w:val="22"/>
                      </w:rPr>
                      <m:t>*</m:t>
                    </m:r>
                  </m:sup>
                </m:sSubSup>
              </m:oMath>
            </m:oMathPara>
          </w:p>
        </w:tc>
        <w:tc>
          <w:tcPr>
            <w:tcW w:w="2702" w:type="dxa"/>
            <w:tcBorders>
              <w:top w:val="nil"/>
              <w:left w:val="nil"/>
              <w:bottom w:val="nil"/>
              <w:right w:val="nil"/>
            </w:tcBorders>
            <w:tcPrChange w:id="309" w:author="Markus Varlund Strange" w:date="2025-10-24T15:41:00Z" w16du:dateUtc="2025-10-24T13:41:00Z">
              <w:tcPr>
                <w:tcW w:w="2702" w:type="dxa"/>
                <w:tcBorders>
                  <w:top w:val="nil"/>
                  <w:left w:val="nil"/>
                  <w:bottom w:val="nil"/>
                  <w:right w:val="nil"/>
                </w:tcBorders>
              </w:tcPr>
            </w:tcPrChange>
          </w:tcPr>
          <w:p w14:paraId="5EBD9755" w14:textId="77777777" w:rsidR="00197F30" w:rsidRDefault="00197F30" w:rsidP="00D63765">
            <w:pPr>
              <w:spacing w:after="100" w:afterAutospacing="1" w:line="360" w:lineRule="auto"/>
              <w:ind w:left="0" w:right="0" w:firstLine="0"/>
              <w:jc w:val="center"/>
              <w:rPr>
                <w:sz w:val="24"/>
                <w:szCs w:val="24"/>
              </w:rPr>
            </w:pPr>
            <w:r>
              <w:rPr>
                <w:sz w:val="24"/>
                <w:szCs w:val="24"/>
              </w:rPr>
              <w:t xml:space="preserve">Released at </w:t>
            </w:r>
            <w:proofErr w:type="spellStart"/>
            <w:r>
              <w:rPr>
                <w:sz w:val="24"/>
                <w:szCs w:val="24"/>
              </w:rPr>
              <w:t>Kalvø</w:t>
            </w:r>
            <w:proofErr w:type="spellEnd"/>
          </w:p>
        </w:tc>
        <w:tc>
          <w:tcPr>
            <w:tcW w:w="1176" w:type="dxa"/>
            <w:tcBorders>
              <w:top w:val="nil"/>
              <w:left w:val="nil"/>
              <w:bottom w:val="nil"/>
              <w:right w:val="nil"/>
            </w:tcBorders>
            <w:tcPrChange w:id="310" w:author="Markus Varlund Strange" w:date="2025-10-24T15:41:00Z" w16du:dateUtc="2025-10-24T13:41:00Z">
              <w:tcPr>
                <w:tcW w:w="1176" w:type="dxa"/>
                <w:tcBorders>
                  <w:top w:val="nil"/>
                  <w:left w:val="nil"/>
                  <w:bottom w:val="nil"/>
                  <w:right w:val="nil"/>
                </w:tcBorders>
              </w:tcPr>
            </w:tcPrChange>
          </w:tcPr>
          <w:p w14:paraId="2A6384FA" w14:textId="6BC39EAE" w:rsidR="00197F30" w:rsidRDefault="008B47E6" w:rsidP="00D63765">
            <w:pPr>
              <w:spacing w:after="100" w:afterAutospacing="1" w:line="360" w:lineRule="auto"/>
              <w:ind w:left="0" w:right="0" w:firstLine="0"/>
              <w:jc w:val="center"/>
              <w:rPr>
                <w:sz w:val="24"/>
                <w:szCs w:val="24"/>
              </w:rPr>
            </w:pPr>
            <w:r>
              <w:rPr>
                <w:sz w:val="24"/>
                <w:szCs w:val="24"/>
              </w:rPr>
              <w:t>0</w:t>
            </w:r>
          </w:p>
        </w:tc>
        <w:tc>
          <w:tcPr>
            <w:tcW w:w="2423" w:type="dxa"/>
            <w:tcBorders>
              <w:top w:val="nil"/>
              <w:left w:val="nil"/>
              <w:bottom w:val="nil"/>
            </w:tcBorders>
            <w:tcPrChange w:id="311" w:author="Markus Varlund Strange" w:date="2025-10-24T15:41:00Z" w16du:dateUtc="2025-10-24T13:41:00Z">
              <w:tcPr>
                <w:tcW w:w="1843" w:type="dxa"/>
                <w:tcBorders>
                  <w:top w:val="nil"/>
                  <w:left w:val="nil"/>
                  <w:bottom w:val="nil"/>
                </w:tcBorders>
              </w:tcPr>
            </w:tcPrChange>
          </w:tcPr>
          <w:p w14:paraId="46F13047" w14:textId="535BF4C4" w:rsidR="00197F30" w:rsidRDefault="008B47E6" w:rsidP="00D63765">
            <w:pPr>
              <w:spacing w:after="100" w:afterAutospacing="1" w:line="360" w:lineRule="auto"/>
              <w:ind w:left="0" w:right="0" w:firstLine="0"/>
              <w:jc w:val="center"/>
              <w:rPr>
                <w:sz w:val="24"/>
                <w:szCs w:val="24"/>
              </w:rPr>
            </w:pPr>
            <w:r>
              <w:rPr>
                <w:sz w:val="24"/>
                <w:szCs w:val="24"/>
              </w:rPr>
              <w:t>[0; 0]</w:t>
            </w:r>
          </w:p>
        </w:tc>
      </w:tr>
      <w:tr w:rsidR="00197F30" w14:paraId="32ECE2BD" w14:textId="77777777" w:rsidTr="008F7154">
        <w:trPr>
          <w:trPrChange w:id="312" w:author="Markus Varlund Strange" w:date="2025-10-24T15:41:00Z" w16du:dateUtc="2025-10-24T13:41:00Z">
            <w:trPr>
              <w:gridAfter w:val="0"/>
            </w:trPr>
          </w:trPrChange>
        </w:trPr>
        <w:tc>
          <w:tcPr>
            <w:tcW w:w="1189" w:type="dxa"/>
            <w:tcBorders>
              <w:top w:val="nil"/>
              <w:left w:val="single" w:sz="4" w:space="0" w:color="auto"/>
              <w:bottom w:val="single" w:sz="4" w:space="0" w:color="auto"/>
              <w:right w:val="nil"/>
            </w:tcBorders>
            <w:tcPrChange w:id="313" w:author="Markus Varlund Strange" w:date="2025-10-24T15:41:00Z" w16du:dateUtc="2025-10-24T13:41:00Z">
              <w:tcPr>
                <w:tcW w:w="1189" w:type="dxa"/>
                <w:tcBorders>
                  <w:top w:val="nil"/>
                  <w:left w:val="single" w:sz="4" w:space="0" w:color="auto"/>
                  <w:bottom w:val="single" w:sz="4" w:space="0" w:color="auto"/>
                  <w:right w:val="nil"/>
                </w:tcBorders>
              </w:tcPr>
            </w:tcPrChange>
          </w:tcPr>
          <w:p w14:paraId="053AB84F" w14:textId="2B49F9C9" w:rsidR="00197F30" w:rsidRPr="00324591" w:rsidRDefault="00000000" w:rsidP="00D63765">
            <w:pPr>
              <w:spacing w:after="100" w:afterAutospacing="1" w:line="360" w:lineRule="auto"/>
              <w:ind w:left="0" w:right="0" w:firstLine="0"/>
              <w:jc w:val="center"/>
              <w:rPr>
                <w:i/>
                <w:iCs/>
                <w:sz w:val="22"/>
              </w:rPr>
            </w:pPr>
            <m:oMathPara>
              <m:oMath>
                <m:sSubSup>
                  <m:sSubSupPr>
                    <m:ctrlPr>
                      <w:rPr>
                        <w:rFonts w:ascii="Cambria Math" w:hAnsi="Cambria Math"/>
                        <w:i/>
                        <w:iCs/>
                        <w:sz w:val="22"/>
                      </w:rPr>
                    </m:ctrlPr>
                  </m:sSubSupPr>
                  <m:e>
                    <m:r>
                      <w:rPr>
                        <w:rFonts w:ascii="Cambria Math" w:hAnsi="Cambria Math"/>
                        <w:sz w:val="22"/>
                      </w:rPr>
                      <m:t>β</m:t>
                    </m:r>
                  </m:e>
                  <m:sub>
                    <m:r>
                      <w:rPr>
                        <w:rFonts w:ascii="Cambria Math" w:hAnsi="Cambria Math"/>
                        <w:sz w:val="22"/>
                      </w:rPr>
                      <m:t>2</m:t>
                    </m:r>
                  </m:sub>
                  <m:sup>
                    <m:r>
                      <w:rPr>
                        <w:rFonts w:ascii="Cambria Math" w:hAnsi="Cambria Math"/>
                        <w:sz w:val="22"/>
                      </w:rPr>
                      <m:t>*</m:t>
                    </m:r>
                  </m:sup>
                </m:sSubSup>
              </m:oMath>
            </m:oMathPara>
          </w:p>
        </w:tc>
        <w:tc>
          <w:tcPr>
            <w:tcW w:w="2702" w:type="dxa"/>
            <w:tcBorders>
              <w:top w:val="nil"/>
              <w:left w:val="nil"/>
              <w:bottom w:val="single" w:sz="4" w:space="0" w:color="auto"/>
              <w:right w:val="nil"/>
            </w:tcBorders>
            <w:tcPrChange w:id="314" w:author="Markus Varlund Strange" w:date="2025-10-24T15:41:00Z" w16du:dateUtc="2025-10-24T13:41:00Z">
              <w:tcPr>
                <w:tcW w:w="2702" w:type="dxa"/>
                <w:tcBorders>
                  <w:top w:val="nil"/>
                  <w:left w:val="nil"/>
                  <w:bottom w:val="single" w:sz="4" w:space="0" w:color="auto"/>
                  <w:right w:val="nil"/>
                </w:tcBorders>
              </w:tcPr>
            </w:tcPrChange>
          </w:tcPr>
          <w:p w14:paraId="38BD63C0" w14:textId="77777777" w:rsidR="00197F30" w:rsidRDefault="00197F30" w:rsidP="00D63765">
            <w:pPr>
              <w:spacing w:after="100" w:afterAutospacing="1" w:line="360" w:lineRule="auto"/>
              <w:ind w:left="0" w:right="0" w:firstLine="0"/>
              <w:jc w:val="center"/>
              <w:rPr>
                <w:sz w:val="24"/>
                <w:szCs w:val="24"/>
              </w:rPr>
            </w:pPr>
            <w:r>
              <w:rPr>
                <w:sz w:val="24"/>
                <w:szCs w:val="24"/>
              </w:rPr>
              <w:t xml:space="preserve">Not released at </w:t>
            </w:r>
            <w:proofErr w:type="spellStart"/>
            <w:r>
              <w:rPr>
                <w:sz w:val="24"/>
                <w:szCs w:val="24"/>
              </w:rPr>
              <w:t>Kalvø</w:t>
            </w:r>
            <w:proofErr w:type="spellEnd"/>
          </w:p>
        </w:tc>
        <w:tc>
          <w:tcPr>
            <w:tcW w:w="1176" w:type="dxa"/>
            <w:tcBorders>
              <w:top w:val="nil"/>
              <w:left w:val="nil"/>
              <w:bottom w:val="single" w:sz="4" w:space="0" w:color="auto"/>
              <w:right w:val="nil"/>
            </w:tcBorders>
            <w:tcPrChange w:id="315" w:author="Markus Varlund Strange" w:date="2025-10-24T15:41:00Z" w16du:dateUtc="2025-10-24T13:41:00Z">
              <w:tcPr>
                <w:tcW w:w="1176" w:type="dxa"/>
                <w:tcBorders>
                  <w:top w:val="nil"/>
                  <w:left w:val="nil"/>
                  <w:bottom w:val="single" w:sz="4" w:space="0" w:color="auto"/>
                  <w:right w:val="nil"/>
                </w:tcBorders>
              </w:tcPr>
            </w:tcPrChange>
          </w:tcPr>
          <w:p w14:paraId="54A8874D" w14:textId="5CDBE67C" w:rsidR="00197F30" w:rsidRDefault="00197F30" w:rsidP="00D63765">
            <w:pPr>
              <w:spacing w:after="100" w:afterAutospacing="1" w:line="360" w:lineRule="auto"/>
              <w:ind w:left="0" w:right="0" w:firstLine="0"/>
              <w:jc w:val="center"/>
              <w:rPr>
                <w:sz w:val="24"/>
                <w:szCs w:val="24"/>
              </w:rPr>
            </w:pPr>
            <w:r>
              <w:rPr>
                <w:sz w:val="24"/>
                <w:szCs w:val="24"/>
              </w:rPr>
              <w:t>-0.1</w:t>
            </w:r>
            <w:ins w:id="316" w:author="Markus Varlund Strange" w:date="2025-10-24T19:34:00Z" w16du:dateUtc="2025-10-24T17:34:00Z">
              <w:r w:rsidR="00D673C6">
                <w:rPr>
                  <w:sz w:val="24"/>
                  <w:szCs w:val="24"/>
                </w:rPr>
                <w:t>25</w:t>
              </w:r>
            </w:ins>
            <w:del w:id="317" w:author="Markus Varlund Strange" w:date="2025-10-24T19:34:00Z" w16du:dateUtc="2025-10-24T17:34:00Z">
              <w:r w:rsidDel="00D673C6">
                <w:rPr>
                  <w:sz w:val="24"/>
                  <w:szCs w:val="24"/>
                </w:rPr>
                <w:delText>50</w:delText>
              </w:r>
            </w:del>
          </w:p>
        </w:tc>
        <w:tc>
          <w:tcPr>
            <w:tcW w:w="2423" w:type="dxa"/>
            <w:tcBorders>
              <w:top w:val="nil"/>
              <w:left w:val="nil"/>
              <w:bottom w:val="single" w:sz="4" w:space="0" w:color="auto"/>
              <w:right w:val="single" w:sz="4" w:space="0" w:color="auto"/>
            </w:tcBorders>
            <w:tcPrChange w:id="318" w:author="Markus Varlund Strange" w:date="2025-10-24T15:41:00Z" w16du:dateUtc="2025-10-24T13:41:00Z">
              <w:tcPr>
                <w:tcW w:w="1843" w:type="dxa"/>
                <w:tcBorders>
                  <w:top w:val="nil"/>
                  <w:left w:val="nil"/>
                  <w:bottom w:val="single" w:sz="4" w:space="0" w:color="auto"/>
                  <w:right w:val="single" w:sz="4" w:space="0" w:color="auto"/>
                </w:tcBorders>
              </w:tcPr>
            </w:tcPrChange>
          </w:tcPr>
          <w:p w14:paraId="605B8AE8" w14:textId="5F165F32" w:rsidR="00197F30" w:rsidRDefault="00197F30" w:rsidP="00D63765">
            <w:pPr>
              <w:spacing w:after="100" w:afterAutospacing="1" w:line="360" w:lineRule="auto"/>
              <w:ind w:left="0" w:right="0" w:firstLine="0"/>
              <w:jc w:val="center"/>
              <w:rPr>
                <w:sz w:val="24"/>
                <w:szCs w:val="24"/>
              </w:rPr>
            </w:pPr>
            <w:r>
              <w:rPr>
                <w:sz w:val="24"/>
                <w:szCs w:val="24"/>
              </w:rPr>
              <w:t>[-0.4</w:t>
            </w:r>
            <w:ins w:id="319" w:author="Markus Varlund Strange" w:date="2025-10-24T19:36:00Z" w16du:dateUtc="2025-10-24T17:36:00Z">
              <w:r w:rsidR="00D673C6">
                <w:rPr>
                  <w:sz w:val="24"/>
                  <w:szCs w:val="24"/>
                </w:rPr>
                <w:t>61</w:t>
              </w:r>
            </w:ins>
            <w:del w:id="320" w:author="Markus Varlund Strange" w:date="2025-10-24T19:36:00Z" w16du:dateUtc="2025-10-24T17:36:00Z">
              <w:r w:rsidDel="00D673C6">
                <w:rPr>
                  <w:sz w:val="24"/>
                  <w:szCs w:val="24"/>
                </w:rPr>
                <w:delText>80</w:delText>
              </w:r>
            </w:del>
            <w:r>
              <w:rPr>
                <w:sz w:val="24"/>
                <w:szCs w:val="24"/>
              </w:rPr>
              <w:t>; 0.</w:t>
            </w:r>
            <w:ins w:id="321" w:author="Markus Varlund Strange" w:date="2025-10-24T19:36:00Z" w16du:dateUtc="2025-10-24T17:36:00Z">
              <w:r w:rsidR="00D673C6">
                <w:rPr>
                  <w:sz w:val="24"/>
                  <w:szCs w:val="24"/>
                </w:rPr>
                <w:t>212</w:t>
              </w:r>
            </w:ins>
            <w:del w:id="322" w:author="Markus Varlund Strange" w:date="2025-10-24T19:36:00Z" w16du:dateUtc="2025-10-24T17:36:00Z">
              <w:r w:rsidDel="00D673C6">
                <w:rPr>
                  <w:sz w:val="24"/>
                  <w:szCs w:val="24"/>
                </w:rPr>
                <w:delText>180</w:delText>
              </w:r>
            </w:del>
            <w:r>
              <w:rPr>
                <w:sz w:val="24"/>
                <w:szCs w:val="24"/>
              </w:rPr>
              <w:t xml:space="preserve">] </w:t>
            </w:r>
          </w:p>
        </w:tc>
      </w:tr>
    </w:tbl>
    <w:p w14:paraId="26C00E0B" w14:textId="77777777" w:rsidR="00696AE8" w:rsidRDefault="00696AE8" w:rsidP="00C0247E">
      <w:pPr>
        <w:spacing w:after="100" w:afterAutospacing="1" w:line="360" w:lineRule="auto"/>
        <w:ind w:left="0" w:right="0" w:firstLine="0"/>
        <w:rPr>
          <w:sz w:val="24"/>
          <w:szCs w:val="24"/>
        </w:rPr>
      </w:pPr>
    </w:p>
    <w:p w14:paraId="3AD0D4FB" w14:textId="77777777" w:rsidR="00CD1282" w:rsidRDefault="00CD1282" w:rsidP="00C0247E">
      <w:pPr>
        <w:spacing w:after="100" w:afterAutospacing="1" w:line="360" w:lineRule="auto"/>
        <w:ind w:left="0" w:right="0" w:firstLine="0"/>
        <w:rPr>
          <w:sz w:val="24"/>
          <w:szCs w:val="24"/>
        </w:rPr>
      </w:pPr>
    </w:p>
    <w:p w14:paraId="008D2699" w14:textId="77777777" w:rsidR="00CD1282" w:rsidRDefault="00CD1282" w:rsidP="00C0247E">
      <w:pPr>
        <w:spacing w:after="100" w:afterAutospacing="1" w:line="360" w:lineRule="auto"/>
        <w:ind w:left="0" w:right="0" w:firstLine="0"/>
        <w:rPr>
          <w:sz w:val="24"/>
          <w:szCs w:val="24"/>
        </w:rPr>
      </w:pPr>
    </w:p>
    <w:p w14:paraId="3D79F320" w14:textId="77777777" w:rsidR="00CD1282" w:rsidRDefault="00CD1282" w:rsidP="00C0247E">
      <w:pPr>
        <w:spacing w:after="100" w:afterAutospacing="1" w:line="360" w:lineRule="auto"/>
        <w:ind w:left="0" w:right="0" w:firstLine="0"/>
        <w:rPr>
          <w:sz w:val="24"/>
          <w:szCs w:val="24"/>
        </w:rPr>
      </w:pPr>
    </w:p>
    <w:p w14:paraId="399E7880" w14:textId="0B250867" w:rsidR="00C0247E" w:rsidRDefault="00C0247E" w:rsidP="00C0247E">
      <w:pPr>
        <w:spacing w:after="100" w:afterAutospacing="1" w:line="360" w:lineRule="auto"/>
        <w:ind w:left="0" w:right="0" w:firstLine="0"/>
        <w:rPr>
          <w:sz w:val="24"/>
          <w:szCs w:val="24"/>
        </w:rPr>
      </w:pPr>
      <w:r>
        <w:rPr>
          <w:sz w:val="24"/>
          <w:szCs w:val="24"/>
        </w:rPr>
        <w:lastRenderedPageBreak/>
        <w:t>Predation estimates</w:t>
      </w:r>
    </w:p>
    <w:p w14:paraId="66C73633" w14:textId="1449FABB" w:rsidR="00F00BEE" w:rsidRDefault="00F00BEE" w:rsidP="00C0247E">
      <w:pPr>
        <w:spacing w:after="100" w:afterAutospacing="1" w:line="360" w:lineRule="auto"/>
        <w:ind w:left="0" w:right="0" w:firstLine="0"/>
        <w:rPr>
          <w:sz w:val="24"/>
          <w:szCs w:val="24"/>
        </w:rPr>
      </w:pPr>
      <w:r>
        <w:rPr>
          <w:sz w:val="24"/>
          <w:szCs w:val="24"/>
        </w:rPr>
        <w:t>The predation proportion for cod</w:t>
      </w:r>
      <w:r w:rsidR="008B47E6">
        <w:rPr>
          <w:sz w:val="24"/>
          <w:szCs w:val="24"/>
        </w:rPr>
        <w:t xml:space="preserve"> in 2022</w:t>
      </w:r>
      <w:r>
        <w:rPr>
          <w:sz w:val="24"/>
          <w:szCs w:val="24"/>
        </w:rPr>
        <w:t xml:space="preserve"> ranged between </w:t>
      </w:r>
      <w:ins w:id="323" w:author="Markus Varlund Strange" w:date="2025-10-24T20:14:00Z" w16du:dateUtc="2025-10-24T18:14:00Z">
        <w:r w:rsidR="003A7D22">
          <w:rPr>
            <w:sz w:val="24"/>
            <w:szCs w:val="24"/>
          </w:rPr>
          <w:t>57</w:t>
        </w:r>
      </w:ins>
      <w:ins w:id="324" w:author="Markus Varlund Strange" w:date="2025-10-24T20:15:00Z" w16du:dateUtc="2025-10-24T18:15:00Z">
        <w:r w:rsidR="00F3510B">
          <w:rPr>
            <w:sz w:val="24"/>
            <w:szCs w:val="24"/>
          </w:rPr>
          <w:t>.0</w:t>
        </w:r>
      </w:ins>
      <w:del w:id="325" w:author="Markus Varlund Strange" w:date="2025-10-24T20:14:00Z" w16du:dateUtc="2025-10-24T18:14:00Z">
        <w:r w:rsidDel="003A7D22">
          <w:rPr>
            <w:sz w:val="24"/>
            <w:szCs w:val="24"/>
          </w:rPr>
          <w:delText>62.8</w:delText>
        </w:r>
      </w:del>
      <w:r>
        <w:rPr>
          <w:sz w:val="24"/>
          <w:szCs w:val="24"/>
        </w:rPr>
        <w:t xml:space="preserve"> % and 9</w:t>
      </w:r>
      <w:ins w:id="326" w:author="Markus Varlund Strange" w:date="2025-10-24T20:15:00Z" w16du:dateUtc="2025-10-24T18:15:00Z">
        <w:r w:rsidR="00F3510B">
          <w:rPr>
            <w:sz w:val="24"/>
            <w:szCs w:val="24"/>
          </w:rPr>
          <w:t>6.0</w:t>
        </w:r>
      </w:ins>
      <w:del w:id="327" w:author="Markus Varlund Strange" w:date="2025-10-24T20:15:00Z" w16du:dateUtc="2025-10-24T18:15:00Z">
        <w:r w:rsidDel="00F3510B">
          <w:rPr>
            <w:sz w:val="24"/>
            <w:szCs w:val="24"/>
          </w:rPr>
          <w:delText>5.1</w:delText>
        </w:r>
      </w:del>
      <w:r>
        <w:rPr>
          <w:sz w:val="24"/>
          <w:szCs w:val="24"/>
        </w:rPr>
        <w:t xml:space="preserve"> % and in 2024 between </w:t>
      </w:r>
      <w:del w:id="328" w:author="Markus Varlund Strange" w:date="2025-10-24T20:15:00Z" w16du:dateUtc="2025-10-24T18:15:00Z">
        <w:r w:rsidDel="00F3510B">
          <w:rPr>
            <w:sz w:val="24"/>
            <w:szCs w:val="24"/>
          </w:rPr>
          <w:delText>53.0</w:delText>
        </w:r>
      </w:del>
      <w:ins w:id="329" w:author="Markus Varlund Strange" w:date="2025-10-24T20:15:00Z" w16du:dateUtc="2025-10-24T18:15:00Z">
        <w:r w:rsidR="00F3510B">
          <w:rPr>
            <w:sz w:val="24"/>
            <w:szCs w:val="24"/>
          </w:rPr>
          <w:t>47.0</w:t>
        </w:r>
      </w:ins>
      <w:r>
        <w:rPr>
          <w:sz w:val="24"/>
          <w:szCs w:val="24"/>
        </w:rPr>
        <w:t xml:space="preserve"> % and 81.</w:t>
      </w:r>
      <w:ins w:id="330" w:author="Markus Varlund Strange" w:date="2025-10-24T20:15:00Z" w16du:dateUtc="2025-10-24T18:15:00Z">
        <w:r w:rsidR="00F3510B">
          <w:rPr>
            <w:sz w:val="24"/>
            <w:szCs w:val="24"/>
          </w:rPr>
          <w:t>2</w:t>
        </w:r>
      </w:ins>
      <w:del w:id="331" w:author="Markus Varlund Strange" w:date="2025-10-24T20:15:00Z" w16du:dateUtc="2025-10-24T18:15:00Z">
        <w:r w:rsidDel="00F3510B">
          <w:rPr>
            <w:sz w:val="24"/>
            <w:szCs w:val="24"/>
          </w:rPr>
          <w:delText>8</w:delText>
        </w:r>
      </w:del>
      <w:r>
        <w:rPr>
          <w:sz w:val="24"/>
          <w:szCs w:val="24"/>
        </w:rPr>
        <w:t xml:space="preserve"> %. For flounder, the predation proportion in 2022 range between 1</w:t>
      </w:r>
      <w:ins w:id="332" w:author="Markus Varlund Strange" w:date="2025-10-24T20:16:00Z" w16du:dateUtc="2025-10-24T18:16:00Z">
        <w:r w:rsidR="00F3510B">
          <w:rPr>
            <w:sz w:val="24"/>
            <w:szCs w:val="24"/>
          </w:rPr>
          <w:t>5.7</w:t>
        </w:r>
      </w:ins>
      <w:del w:id="333" w:author="Markus Varlund Strange" w:date="2025-10-24T20:16:00Z" w16du:dateUtc="2025-10-24T18:16:00Z">
        <w:r w:rsidDel="00F3510B">
          <w:rPr>
            <w:sz w:val="24"/>
            <w:szCs w:val="24"/>
          </w:rPr>
          <w:delText>4.5</w:delText>
        </w:r>
      </w:del>
      <w:r>
        <w:rPr>
          <w:sz w:val="24"/>
          <w:szCs w:val="24"/>
        </w:rPr>
        <w:t xml:space="preserve"> % and </w:t>
      </w:r>
      <w:ins w:id="334" w:author="Markus Varlund Strange" w:date="2025-10-24T20:16:00Z" w16du:dateUtc="2025-10-24T18:16:00Z">
        <w:r w:rsidR="00F3510B">
          <w:rPr>
            <w:sz w:val="24"/>
            <w:szCs w:val="24"/>
          </w:rPr>
          <w:t>91.9</w:t>
        </w:r>
      </w:ins>
      <w:del w:id="335" w:author="Markus Varlund Strange" w:date="2025-10-24T20:16:00Z" w16du:dateUtc="2025-10-24T18:16:00Z">
        <w:r w:rsidDel="00F3510B">
          <w:rPr>
            <w:sz w:val="24"/>
            <w:szCs w:val="24"/>
          </w:rPr>
          <w:delText>87.8</w:delText>
        </w:r>
      </w:del>
      <w:r w:rsidR="00DF3FFA">
        <w:rPr>
          <w:sz w:val="24"/>
          <w:szCs w:val="24"/>
        </w:rPr>
        <w:t xml:space="preserve"> %</w:t>
      </w:r>
      <w:r>
        <w:rPr>
          <w:sz w:val="24"/>
          <w:szCs w:val="24"/>
        </w:rPr>
        <w:t>, and in 2024 between 12.</w:t>
      </w:r>
      <w:ins w:id="336" w:author="Markus Varlund Strange" w:date="2025-10-24T20:17:00Z" w16du:dateUtc="2025-10-24T18:17:00Z">
        <w:r w:rsidR="00F3510B">
          <w:rPr>
            <w:sz w:val="24"/>
            <w:szCs w:val="24"/>
          </w:rPr>
          <w:t>6</w:t>
        </w:r>
      </w:ins>
      <w:del w:id="337" w:author="Markus Varlund Strange" w:date="2025-10-24T20:17:00Z" w16du:dateUtc="2025-10-24T18:17:00Z">
        <w:r w:rsidDel="00F3510B">
          <w:rPr>
            <w:sz w:val="24"/>
            <w:szCs w:val="24"/>
          </w:rPr>
          <w:delText>0</w:delText>
        </w:r>
      </w:del>
      <w:r>
        <w:rPr>
          <w:sz w:val="24"/>
          <w:szCs w:val="24"/>
        </w:rPr>
        <w:t xml:space="preserve"> % and 7</w:t>
      </w:r>
      <w:ins w:id="338" w:author="Markus Varlund Strange" w:date="2025-10-24T20:17:00Z" w16du:dateUtc="2025-10-24T18:17:00Z">
        <w:r w:rsidR="00F3510B">
          <w:rPr>
            <w:sz w:val="24"/>
            <w:szCs w:val="24"/>
          </w:rPr>
          <w:t>7.6</w:t>
        </w:r>
      </w:ins>
      <w:del w:id="339" w:author="Markus Varlund Strange" w:date="2025-10-24T20:17:00Z" w16du:dateUtc="2025-10-24T18:17:00Z">
        <w:r w:rsidDel="00F3510B">
          <w:rPr>
            <w:sz w:val="24"/>
            <w:szCs w:val="24"/>
          </w:rPr>
          <w:delText>5.7</w:delText>
        </w:r>
      </w:del>
      <w:r>
        <w:rPr>
          <w:sz w:val="24"/>
          <w:szCs w:val="24"/>
        </w:rPr>
        <w:t xml:space="preserve"> %</w:t>
      </w:r>
      <w:r w:rsidR="008B47E6">
        <w:rPr>
          <w:sz w:val="24"/>
          <w:szCs w:val="24"/>
        </w:rPr>
        <w:t xml:space="preserve"> (</w:t>
      </w:r>
      <w:r w:rsidR="00D80024">
        <w:rPr>
          <w:sz w:val="24"/>
          <w:szCs w:val="24"/>
        </w:rPr>
        <w:t>F</w:t>
      </w:r>
      <w:r w:rsidR="008B47E6">
        <w:rPr>
          <w:sz w:val="24"/>
          <w:szCs w:val="24"/>
        </w:rPr>
        <w:t>igure YY1)</w:t>
      </w:r>
      <w:r>
        <w:rPr>
          <w:sz w:val="24"/>
          <w:szCs w:val="24"/>
        </w:rPr>
        <w:t xml:space="preserve">. </w:t>
      </w:r>
    </w:p>
    <w:p w14:paraId="1CAA92B3" w14:textId="0FE460EC" w:rsidR="00F00BEE" w:rsidRDefault="00F00BEE" w:rsidP="005B1ADD">
      <w:pPr>
        <w:spacing w:after="100" w:afterAutospacing="1" w:line="360" w:lineRule="auto"/>
        <w:ind w:left="0" w:right="0" w:firstLine="0"/>
        <w:rPr>
          <w:sz w:val="24"/>
          <w:szCs w:val="24"/>
        </w:rPr>
      </w:pPr>
    </w:p>
    <w:p w14:paraId="69E88C3D" w14:textId="35F471ED" w:rsidR="00CD1282" w:rsidRDefault="007D5706" w:rsidP="00CD1282">
      <w:pPr>
        <w:keepNext/>
        <w:spacing w:after="100" w:afterAutospacing="1" w:line="360" w:lineRule="auto"/>
        <w:ind w:left="0" w:right="0" w:firstLine="0"/>
      </w:pPr>
      <w:del w:id="340" w:author="Markus Varlund Strange" w:date="2025-10-24T19:57:00Z" w16du:dateUtc="2025-10-24T17:57:00Z">
        <w:r w:rsidDel="00E30A50">
          <w:rPr>
            <w:noProof/>
            <w:sz w:val="24"/>
            <w:szCs w:val="24"/>
            <w14:ligatures w14:val="standardContextual"/>
          </w:rPr>
          <w:lastRenderedPageBreak/>
          <w:drawing>
            <wp:inline distT="0" distB="0" distL="0" distR="0" wp14:anchorId="2B514B4A" wp14:editId="536AD960">
              <wp:extent cx="5731510" cy="4585335"/>
              <wp:effectExtent l="0" t="0" r="2540" b="5715"/>
              <wp:docPr id="2015653990" name="Picture 2"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53990" name="Picture 2" descr="A graph of different sizes and color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del>
      <w:ins w:id="341" w:author="Markus Varlund Strange" w:date="2025-10-24T20:10:00Z" w16du:dateUtc="2025-10-24T18:10:00Z">
        <w:r w:rsidR="003A7D22">
          <w:rPr>
            <w:noProof/>
            <w14:ligatures w14:val="standardContextual"/>
          </w:rPr>
          <w:lastRenderedPageBreak/>
          <w:drawing>
            <wp:inline distT="0" distB="0" distL="0" distR="0" wp14:anchorId="7DC36E61" wp14:editId="08473DFE">
              <wp:extent cx="5731510" cy="4585335"/>
              <wp:effectExtent l="0" t="0" r="2540" b="5715"/>
              <wp:docPr id="836016979" name="Picture 5" descr="A graph of different size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16979" name="Picture 5" descr="A graph of different sizes and shap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ins>
    </w:p>
    <w:p w14:paraId="23022A76" w14:textId="30EC39C9" w:rsidR="00696AE8" w:rsidRDefault="00CD1282" w:rsidP="00CD1282">
      <w:pPr>
        <w:pStyle w:val="Caption"/>
        <w:rPr>
          <w:sz w:val="24"/>
          <w:szCs w:val="24"/>
        </w:rPr>
      </w:pPr>
      <w:r>
        <w:t>Figure YY1. Estimated predation</w:t>
      </w:r>
      <w:r w:rsidR="002E505D">
        <w:t xml:space="preserve"> proportions </w:t>
      </w:r>
      <w:r w:rsidR="00084B28">
        <w:t>in relation to size for</w:t>
      </w:r>
      <w:r w:rsidR="002E505D">
        <w:t xml:space="preserve"> cod (A and B) and flounder (C and D). A and C are for </w:t>
      </w:r>
      <w:proofErr w:type="gramStart"/>
      <w:r w:rsidR="002E505D">
        <w:t>2022</w:t>
      </w:r>
      <w:proofErr w:type="gramEnd"/>
      <w:r w:rsidR="002E505D">
        <w:t xml:space="preserve"> and B and D are for 2024. </w:t>
      </w:r>
      <w:proofErr w:type="spellStart"/>
      <w:r w:rsidR="002E505D">
        <w:t>Errorbars</w:t>
      </w:r>
      <w:proofErr w:type="spellEnd"/>
      <w:r w:rsidR="002E505D">
        <w:t xml:space="preserve"> indicate</w:t>
      </w:r>
      <w:r w:rsidR="002E505D" w:rsidRPr="002E505D">
        <w:t xml:space="preserve"> </w:t>
      </w:r>
      <m:oMath>
        <m:r>
          <w:rPr>
            <w:rFonts w:ascii="Cambria Math" w:hAnsi="Cambria Math"/>
          </w:rPr>
          <m:t>±</m:t>
        </m:r>
      </m:oMath>
      <w:r w:rsidR="002E505D">
        <w:rPr>
          <w:iCs w:val="0"/>
        </w:rPr>
        <w:t xml:space="preserve"> 1 standard deviation</w:t>
      </w:r>
      <w:ins w:id="342" w:author="Markus Varlund Strange" w:date="2025-10-24T19:58:00Z" w16du:dateUtc="2025-10-24T17:58:00Z">
        <w:r w:rsidR="00E30A50">
          <w:rPr>
            <w:iCs w:val="0"/>
          </w:rPr>
          <w:t xml:space="preserve"> on log-scale</w:t>
        </w:r>
      </w:ins>
      <w:r w:rsidR="002E505D">
        <w:rPr>
          <w:iCs w:val="0"/>
        </w:rPr>
        <w:t>.</w:t>
      </w:r>
      <w:ins w:id="343" w:author="Markus Varlund Strange" w:date="2025-10-24T20:02:00Z" w16du:dateUtc="2025-10-24T18:02:00Z">
        <w:r w:rsidR="00E30A50">
          <w:rPr>
            <w:iCs w:val="0"/>
          </w:rPr>
          <w:t xml:space="preserve"> </w:t>
        </w:r>
      </w:ins>
    </w:p>
    <w:p w14:paraId="5A11C959" w14:textId="5B2394D3" w:rsidR="008B47E6" w:rsidRDefault="006154CF" w:rsidP="006154CF">
      <w:pPr>
        <w:spacing w:after="100" w:afterAutospacing="1" w:line="360" w:lineRule="auto"/>
        <w:ind w:left="0" w:right="0" w:firstLine="0"/>
        <w:rPr>
          <w:sz w:val="24"/>
          <w:szCs w:val="24"/>
        </w:rPr>
      </w:pPr>
      <w:r>
        <w:rPr>
          <w:sz w:val="24"/>
          <w:szCs w:val="24"/>
        </w:rPr>
        <w:t>Throughout our whole experiment, we</w:t>
      </w:r>
      <w:r w:rsidR="008B47E6">
        <w:rPr>
          <w:sz w:val="24"/>
          <w:szCs w:val="24"/>
        </w:rPr>
        <w:t xml:space="preserve"> estimate the average predation proportion of cormorant on cod to reach </w:t>
      </w:r>
      <w:r w:rsidR="009D697C">
        <w:rPr>
          <w:sz w:val="24"/>
          <w:szCs w:val="24"/>
        </w:rPr>
        <w:t>88.</w:t>
      </w:r>
      <w:ins w:id="344" w:author="Markus Varlund Strange" w:date="2025-10-24T20:19:00Z" w16du:dateUtc="2025-10-24T18:19:00Z">
        <w:r w:rsidR="00F3510B">
          <w:rPr>
            <w:sz w:val="24"/>
            <w:szCs w:val="24"/>
          </w:rPr>
          <w:t>3</w:t>
        </w:r>
      </w:ins>
      <w:del w:id="345" w:author="Markus Varlund Strange" w:date="2025-10-24T20:19:00Z" w16du:dateUtc="2025-10-24T18:19:00Z">
        <w:r w:rsidR="009D697C" w:rsidDel="00F3510B">
          <w:rPr>
            <w:sz w:val="24"/>
            <w:szCs w:val="24"/>
          </w:rPr>
          <w:delText>2</w:delText>
        </w:r>
      </w:del>
      <w:r w:rsidR="009D697C">
        <w:rPr>
          <w:sz w:val="24"/>
          <w:szCs w:val="24"/>
        </w:rPr>
        <w:t xml:space="preserve"> % for the most vulnerable size-class, </w:t>
      </w:r>
      <w:del w:id="346" w:author="Markus Varlund Strange" w:date="2025-10-24T20:20:00Z" w16du:dateUtc="2025-10-24T18:20:00Z">
        <w:r w:rsidR="009D697C" w:rsidDel="00F3510B">
          <w:rPr>
            <w:sz w:val="24"/>
            <w:szCs w:val="24"/>
          </w:rPr>
          <w:delText>2</w:delText>
        </w:r>
        <w:r w:rsidR="007D5706" w:rsidDel="00F3510B">
          <w:rPr>
            <w:sz w:val="24"/>
            <w:szCs w:val="24"/>
          </w:rPr>
          <w:delText>5</w:delText>
        </w:r>
        <w:r w:rsidR="009D697C" w:rsidDel="00F3510B">
          <w:rPr>
            <w:sz w:val="24"/>
            <w:szCs w:val="24"/>
          </w:rPr>
          <w:delText xml:space="preserve">-30 </w:delText>
        </w:r>
      </w:del>
      <w:ins w:id="347" w:author="Markus Varlund Strange" w:date="2025-10-24T20:20:00Z" w16du:dateUtc="2025-10-24T18:20:00Z">
        <w:r w:rsidR="00F3510B">
          <w:rPr>
            <w:sz w:val="24"/>
            <w:szCs w:val="24"/>
          </w:rPr>
          <w:t xml:space="preserve">[23,27) </w:t>
        </w:r>
      </w:ins>
      <w:r w:rsidR="009D697C">
        <w:rPr>
          <w:sz w:val="24"/>
          <w:szCs w:val="24"/>
        </w:rPr>
        <w:t xml:space="preserve">cm, </w:t>
      </w:r>
      <w:del w:id="348" w:author="Markus Varlund Strange" w:date="2025-10-24T20:20:00Z" w16du:dateUtc="2025-10-24T18:20:00Z">
        <w:r w:rsidR="009D697C" w:rsidDel="00F3510B">
          <w:rPr>
            <w:sz w:val="24"/>
            <w:szCs w:val="24"/>
          </w:rPr>
          <w:delText xml:space="preserve">closely </w:delText>
        </w:r>
      </w:del>
      <w:r w:rsidR="009D697C">
        <w:rPr>
          <w:sz w:val="24"/>
          <w:szCs w:val="24"/>
        </w:rPr>
        <w:t xml:space="preserve">followed by the </w:t>
      </w:r>
      <w:del w:id="349" w:author="Markus Varlund Strange" w:date="2025-10-24T20:20:00Z" w16du:dateUtc="2025-10-24T18:20:00Z">
        <w:r w:rsidR="009D697C" w:rsidDel="00F3510B">
          <w:rPr>
            <w:sz w:val="24"/>
            <w:szCs w:val="24"/>
          </w:rPr>
          <w:delText>2</w:delText>
        </w:r>
        <w:r w:rsidR="007D5706" w:rsidDel="00F3510B">
          <w:rPr>
            <w:sz w:val="24"/>
            <w:szCs w:val="24"/>
          </w:rPr>
          <w:delText>0</w:delText>
        </w:r>
        <w:r w:rsidR="009D697C" w:rsidDel="00F3510B">
          <w:rPr>
            <w:sz w:val="24"/>
            <w:szCs w:val="24"/>
          </w:rPr>
          <w:delText>-25</w:delText>
        </w:r>
      </w:del>
      <w:ins w:id="350" w:author="Markus Varlund Strange" w:date="2025-10-24T20:20:00Z" w16du:dateUtc="2025-10-24T18:20:00Z">
        <w:r w:rsidR="00F3510B">
          <w:rPr>
            <w:sz w:val="24"/>
            <w:szCs w:val="24"/>
          </w:rPr>
          <w:t xml:space="preserve">[19,23) and </w:t>
        </w:r>
      </w:ins>
      <w:ins w:id="351" w:author="Markus Varlund Strange" w:date="2025-10-24T20:21:00Z" w16du:dateUtc="2025-10-24T18:21:00Z">
        <w:r w:rsidR="00F3510B">
          <w:rPr>
            <w:sz w:val="24"/>
            <w:szCs w:val="24"/>
          </w:rPr>
          <w:t>27+</w:t>
        </w:r>
      </w:ins>
      <w:r w:rsidR="009D697C">
        <w:rPr>
          <w:sz w:val="24"/>
          <w:szCs w:val="24"/>
        </w:rPr>
        <w:t xml:space="preserve"> cm size-class</w:t>
      </w:r>
      <w:ins w:id="352" w:author="Markus Varlund Strange" w:date="2025-10-24T20:21:00Z" w16du:dateUtc="2025-10-24T18:21:00Z">
        <w:r w:rsidR="00F3510B">
          <w:rPr>
            <w:sz w:val="24"/>
            <w:szCs w:val="24"/>
          </w:rPr>
          <w:t>es</w:t>
        </w:r>
      </w:ins>
      <w:r w:rsidR="009D697C">
        <w:rPr>
          <w:sz w:val="24"/>
          <w:szCs w:val="24"/>
        </w:rPr>
        <w:t xml:space="preserve"> on </w:t>
      </w:r>
      <w:ins w:id="353" w:author="Markus Varlund Strange" w:date="2025-10-24T20:21:00Z" w16du:dateUtc="2025-10-24T18:21:00Z">
        <w:r w:rsidR="00F3510B">
          <w:rPr>
            <w:sz w:val="24"/>
            <w:szCs w:val="24"/>
          </w:rPr>
          <w:t>79.7 and 79.2, respectively</w:t>
        </w:r>
      </w:ins>
      <w:del w:id="354" w:author="Markus Varlund Strange" w:date="2025-10-24T20:21:00Z" w16du:dateUtc="2025-10-24T18:21:00Z">
        <w:r w:rsidR="009D697C" w:rsidDel="00F3510B">
          <w:rPr>
            <w:sz w:val="24"/>
            <w:szCs w:val="24"/>
          </w:rPr>
          <w:delText>84.1</w:delText>
        </w:r>
      </w:del>
      <w:r w:rsidR="009D697C">
        <w:rPr>
          <w:sz w:val="24"/>
          <w:szCs w:val="24"/>
        </w:rPr>
        <w:t xml:space="preserve"> %</w:t>
      </w:r>
      <w:r w:rsidR="00D80024">
        <w:rPr>
          <w:sz w:val="24"/>
          <w:szCs w:val="24"/>
        </w:rPr>
        <w:t xml:space="preserve"> (Figure YY2)</w:t>
      </w:r>
      <w:r w:rsidR="009D697C">
        <w:rPr>
          <w:sz w:val="24"/>
          <w:szCs w:val="24"/>
        </w:rPr>
        <w:t xml:space="preserve">. The lowest average predation proportion </w:t>
      </w:r>
      <w:r>
        <w:rPr>
          <w:sz w:val="24"/>
          <w:szCs w:val="24"/>
        </w:rPr>
        <w:t xml:space="preserve">on cod </w:t>
      </w:r>
      <w:r w:rsidR="009D697C">
        <w:rPr>
          <w:sz w:val="24"/>
          <w:szCs w:val="24"/>
        </w:rPr>
        <w:t>was 5</w:t>
      </w:r>
      <w:del w:id="355" w:author="Markus Varlund Strange" w:date="2025-10-24T20:22:00Z" w16du:dateUtc="2025-10-24T18:22:00Z">
        <w:r w:rsidR="009D697C" w:rsidDel="00F3510B">
          <w:rPr>
            <w:sz w:val="24"/>
            <w:szCs w:val="24"/>
          </w:rPr>
          <w:delText xml:space="preserve">7.7 </w:delText>
        </w:r>
      </w:del>
      <w:ins w:id="356" w:author="Markus Varlund Strange" w:date="2025-10-24T20:22:00Z" w16du:dateUtc="2025-10-24T18:22:00Z">
        <w:r w:rsidR="00F3510B">
          <w:rPr>
            <w:sz w:val="24"/>
            <w:szCs w:val="24"/>
          </w:rPr>
          <w:t>1.8</w:t>
        </w:r>
      </w:ins>
      <w:ins w:id="357" w:author="Markus Varlund Strange" w:date="2025-10-24T20:23:00Z" w16du:dateUtc="2025-10-24T18:23:00Z">
        <w:r w:rsidR="00F3510B">
          <w:rPr>
            <w:sz w:val="24"/>
            <w:szCs w:val="24"/>
          </w:rPr>
          <w:t xml:space="preserve"> </w:t>
        </w:r>
      </w:ins>
      <w:r w:rsidR="009D697C">
        <w:rPr>
          <w:sz w:val="24"/>
          <w:szCs w:val="24"/>
        </w:rPr>
        <w:t xml:space="preserve">% on the smallest size-class, </w:t>
      </w:r>
      <w:del w:id="358" w:author="Markus Varlund Strange" w:date="2025-10-24T20:23:00Z" w16du:dateUtc="2025-10-24T18:23:00Z">
        <w:r w:rsidR="009D697C" w:rsidDel="00F3510B">
          <w:rPr>
            <w:sz w:val="24"/>
            <w:szCs w:val="24"/>
          </w:rPr>
          <w:delText>1</w:delText>
        </w:r>
        <w:r w:rsidR="007D5706" w:rsidDel="00F3510B">
          <w:rPr>
            <w:sz w:val="24"/>
            <w:szCs w:val="24"/>
          </w:rPr>
          <w:delText>0</w:delText>
        </w:r>
        <w:r w:rsidR="009D697C" w:rsidDel="00F3510B">
          <w:rPr>
            <w:sz w:val="24"/>
            <w:szCs w:val="24"/>
          </w:rPr>
          <w:delText>-15</w:delText>
        </w:r>
      </w:del>
      <w:ins w:id="359" w:author="Markus Varlund Strange" w:date="2025-10-24T20:23:00Z" w16du:dateUtc="2025-10-24T18:23:00Z">
        <w:r w:rsidR="00F3510B">
          <w:rPr>
            <w:sz w:val="24"/>
            <w:szCs w:val="24"/>
          </w:rPr>
          <w:t>[11,15)</w:t>
        </w:r>
      </w:ins>
      <w:r w:rsidR="009D697C">
        <w:rPr>
          <w:sz w:val="24"/>
          <w:szCs w:val="24"/>
        </w:rPr>
        <w:t xml:space="preserve"> cm. Thus, our size-range of cod was not sufficiently wide to establish a lower or upper size limit to cormorant predation. </w:t>
      </w:r>
      <w:r>
        <w:rPr>
          <w:sz w:val="24"/>
          <w:szCs w:val="24"/>
        </w:rPr>
        <w:t>The highest average predation proportion on flounder was 8</w:t>
      </w:r>
      <w:ins w:id="360" w:author="Markus Varlund Strange" w:date="2025-10-24T20:25:00Z" w16du:dateUtc="2025-10-24T18:25:00Z">
        <w:r w:rsidR="00BE01E0">
          <w:rPr>
            <w:sz w:val="24"/>
            <w:szCs w:val="24"/>
          </w:rPr>
          <w:t>4.4</w:t>
        </w:r>
      </w:ins>
      <w:del w:id="361" w:author="Markus Varlund Strange" w:date="2025-10-24T20:25:00Z" w16du:dateUtc="2025-10-24T18:25:00Z">
        <w:r w:rsidDel="00BE01E0">
          <w:rPr>
            <w:sz w:val="24"/>
            <w:szCs w:val="24"/>
          </w:rPr>
          <w:delText>1.3</w:delText>
        </w:r>
      </w:del>
      <w:r>
        <w:rPr>
          <w:sz w:val="24"/>
          <w:szCs w:val="24"/>
        </w:rPr>
        <w:t xml:space="preserve"> % on the </w:t>
      </w:r>
      <w:del w:id="362" w:author="Markus Varlund Strange" w:date="2025-10-24T20:25:00Z" w16du:dateUtc="2025-10-24T18:25:00Z">
        <w:r w:rsidDel="00BE01E0">
          <w:rPr>
            <w:sz w:val="24"/>
            <w:szCs w:val="24"/>
          </w:rPr>
          <w:delText>1</w:delText>
        </w:r>
        <w:r w:rsidR="007D5706" w:rsidDel="00BE01E0">
          <w:rPr>
            <w:sz w:val="24"/>
            <w:szCs w:val="24"/>
          </w:rPr>
          <w:delText>5</w:delText>
        </w:r>
        <w:r w:rsidDel="00BE01E0">
          <w:rPr>
            <w:sz w:val="24"/>
            <w:szCs w:val="24"/>
          </w:rPr>
          <w:delText>-18</w:delText>
        </w:r>
      </w:del>
      <w:ins w:id="363" w:author="Markus Varlund Strange" w:date="2025-10-24T20:25:00Z" w16du:dateUtc="2025-10-24T18:25:00Z">
        <w:r w:rsidR="00BE01E0">
          <w:rPr>
            <w:sz w:val="24"/>
            <w:szCs w:val="24"/>
          </w:rPr>
          <w:t>[13,16)</w:t>
        </w:r>
      </w:ins>
      <w:r>
        <w:rPr>
          <w:sz w:val="24"/>
          <w:szCs w:val="24"/>
        </w:rPr>
        <w:t xml:space="preserve"> cm size-class, </w:t>
      </w:r>
      <w:del w:id="364" w:author="Markus Varlund Strange" w:date="2025-10-24T20:25:00Z" w16du:dateUtc="2025-10-24T18:25:00Z">
        <w:r w:rsidDel="00BE01E0">
          <w:rPr>
            <w:sz w:val="24"/>
            <w:szCs w:val="24"/>
          </w:rPr>
          <w:delText>with almost identical predation on</w:delText>
        </w:r>
      </w:del>
      <w:ins w:id="365" w:author="Markus Varlund Strange" w:date="2025-10-24T20:25:00Z" w16du:dateUtc="2025-10-24T18:25:00Z">
        <w:r w:rsidR="00BE01E0">
          <w:rPr>
            <w:sz w:val="24"/>
            <w:szCs w:val="24"/>
          </w:rPr>
          <w:t>followed by</w:t>
        </w:r>
      </w:ins>
      <w:r>
        <w:rPr>
          <w:sz w:val="24"/>
          <w:szCs w:val="24"/>
        </w:rPr>
        <w:t xml:space="preserve"> the </w:t>
      </w:r>
      <w:del w:id="366" w:author="Markus Varlund Strange" w:date="2025-10-24T20:26:00Z" w16du:dateUtc="2025-10-24T18:26:00Z">
        <w:r w:rsidDel="00BE01E0">
          <w:rPr>
            <w:sz w:val="24"/>
            <w:szCs w:val="24"/>
          </w:rPr>
          <w:delText>1</w:delText>
        </w:r>
        <w:r w:rsidR="007D5706" w:rsidDel="00BE01E0">
          <w:rPr>
            <w:sz w:val="24"/>
            <w:szCs w:val="24"/>
          </w:rPr>
          <w:delText>2</w:delText>
        </w:r>
        <w:r w:rsidDel="00BE01E0">
          <w:rPr>
            <w:sz w:val="24"/>
            <w:szCs w:val="24"/>
          </w:rPr>
          <w:delText>-15</w:delText>
        </w:r>
      </w:del>
      <w:ins w:id="367" w:author="Markus Varlund Strange" w:date="2025-10-24T20:26:00Z" w16du:dateUtc="2025-10-24T18:26:00Z">
        <w:r w:rsidR="00BE01E0">
          <w:rPr>
            <w:sz w:val="24"/>
            <w:szCs w:val="24"/>
          </w:rPr>
          <w:t>[16,19)</w:t>
        </w:r>
      </w:ins>
      <w:r>
        <w:rPr>
          <w:sz w:val="24"/>
          <w:szCs w:val="24"/>
        </w:rPr>
        <w:t xml:space="preserve"> cm size-class, 7</w:t>
      </w:r>
      <w:ins w:id="368" w:author="Markus Varlund Strange" w:date="2025-10-24T20:26:00Z" w16du:dateUtc="2025-10-24T18:26:00Z">
        <w:r w:rsidR="00BE01E0">
          <w:rPr>
            <w:sz w:val="24"/>
            <w:szCs w:val="24"/>
          </w:rPr>
          <w:t>0,6</w:t>
        </w:r>
      </w:ins>
      <w:del w:id="369" w:author="Markus Varlund Strange" w:date="2025-10-24T20:26:00Z" w16du:dateUtc="2025-10-24T18:26:00Z">
        <w:r w:rsidDel="00BE01E0">
          <w:rPr>
            <w:sz w:val="24"/>
            <w:szCs w:val="24"/>
          </w:rPr>
          <w:delText>8.0</w:delText>
        </w:r>
      </w:del>
      <w:r w:rsidR="00D80024">
        <w:rPr>
          <w:sz w:val="24"/>
          <w:szCs w:val="24"/>
        </w:rPr>
        <w:t xml:space="preserve"> </w:t>
      </w:r>
      <w:r w:rsidR="00DF3FFA">
        <w:rPr>
          <w:sz w:val="24"/>
          <w:szCs w:val="24"/>
        </w:rPr>
        <w:t>%</w:t>
      </w:r>
      <w:r w:rsidR="007D5706">
        <w:rPr>
          <w:sz w:val="24"/>
          <w:szCs w:val="24"/>
        </w:rPr>
        <w:t xml:space="preserve"> </w:t>
      </w:r>
      <w:r w:rsidR="00D80024">
        <w:rPr>
          <w:sz w:val="24"/>
          <w:szCs w:val="24"/>
        </w:rPr>
        <w:t>(Figure YY2)</w:t>
      </w:r>
      <w:r>
        <w:rPr>
          <w:sz w:val="24"/>
          <w:szCs w:val="24"/>
        </w:rPr>
        <w:t xml:space="preserve">. The </w:t>
      </w:r>
      <w:del w:id="370" w:author="Markus Varlund Strange" w:date="2025-10-24T20:26:00Z" w16du:dateUtc="2025-10-24T18:26:00Z">
        <w:r w:rsidDel="00BE01E0">
          <w:rPr>
            <w:sz w:val="24"/>
            <w:szCs w:val="24"/>
          </w:rPr>
          <w:delText>&gt;21</w:delText>
        </w:r>
      </w:del>
      <w:ins w:id="371" w:author="Markus Varlund Strange" w:date="2025-10-24T20:26:00Z" w16du:dateUtc="2025-10-24T18:26:00Z">
        <w:r w:rsidR="00BE01E0">
          <w:rPr>
            <w:sz w:val="24"/>
            <w:szCs w:val="24"/>
          </w:rPr>
          <w:t>22+</w:t>
        </w:r>
      </w:ins>
      <w:r>
        <w:rPr>
          <w:sz w:val="24"/>
          <w:szCs w:val="24"/>
        </w:rPr>
        <w:t xml:space="preserve"> cm size</w:t>
      </w:r>
      <w:del w:id="372" w:author="Markus Varlund Strange" w:date="2025-10-24T20:26:00Z" w16du:dateUtc="2025-10-24T18:26:00Z">
        <w:r w:rsidDel="00BE01E0">
          <w:rPr>
            <w:sz w:val="24"/>
            <w:szCs w:val="24"/>
          </w:rPr>
          <w:delText xml:space="preserve"> </w:delText>
        </w:r>
      </w:del>
      <w:ins w:id="373" w:author="Markus Varlund Strange" w:date="2025-10-24T20:26:00Z" w16du:dateUtc="2025-10-24T18:26:00Z">
        <w:r w:rsidR="00BE01E0">
          <w:rPr>
            <w:sz w:val="24"/>
            <w:szCs w:val="24"/>
          </w:rPr>
          <w:t>-</w:t>
        </w:r>
      </w:ins>
      <w:r>
        <w:rPr>
          <w:sz w:val="24"/>
          <w:szCs w:val="24"/>
        </w:rPr>
        <w:t xml:space="preserve">class experienced by far the lowest </w:t>
      </w:r>
      <w:r w:rsidR="00D80024">
        <w:rPr>
          <w:sz w:val="24"/>
          <w:szCs w:val="24"/>
        </w:rPr>
        <w:t xml:space="preserve">average </w:t>
      </w:r>
      <w:r>
        <w:rPr>
          <w:sz w:val="24"/>
          <w:szCs w:val="24"/>
        </w:rPr>
        <w:t>predation proportion, 1</w:t>
      </w:r>
      <w:ins w:id="374" w:author="Markus Varlund Strange" w:date="2025-10-24T20:26:00Z" w16du:dateUtc="2025-10-24T18:26:00Z">
        <w:r w:rsidR="00BE01E0">
          <w:rPr>
            <w:sz w:val="24"/>
            <w:szCs w:val="24"/>
          </w:rPr>
          <w:t>4.1</w:t>
        </w:r>
      </w:ins>
      <w:del w:id="375" w:author="Markus Varlund Strange" w:date="2025-10-24T20:26:00Z" w16du:dateUtc="2025-10-24T18:26:00Z">
        <w:r w:rsidDel="00BE01E0">
          <w:rPr>
            <w:sz w:val="24"/>
            <w:szCs w:val="24"/>
          </w:rPr>
          <w:delText>3.2</w:delText>
        </w:r>
      </w:del>
      <w:r>
        <w:rPr>
          <w:sz w:val="24"/>
          <w:szCs w:val="24"/>
        </w:rPr>
        <w:t xml:space="preserve"> %</w:t>
      </w:r>
      <w:r w:rsidR="00D80024">
        <w:rPr>
          <w:sz w:val="24"/>
          <w:szCs w:val="24"/>
        </w:rPr>
        <w:t xml:space="preserve">. The average predation proportion on the smallest flounders, </w:t>
      </w:r>
      <w:ins w:id="376" w:author="Markus Varlund Strange" w:date="2025-10-24T20:27:00Z" w16du:dateUtc="2025-10-24T18:27:00Z">
        <w:r w:rsidR="00BE01E0">
          <w:rPr>
            <w:sz w:val="24"/>
            <w:szCs w:val="24"/>
          </w:rPr>
          <w:t>54.4</w:t>
        </w:r>
      </w:ins>
      <w:del w:id="377" w:author="Markus Varlund Strange" w:date="2025-10-24T20:27:00Z" w16du:dateUtc="2025-10-24T18:27:00Z">
        <w:r w:rsidR="00D80024" w:rsidDel="00BE01E0">
          <w:rPr>
            <w:sz w:val="24"/>
            <w:szCs w:val="24"/>
          </w:rPr>
          <w:delText>44.4</w:delText>
        </w:r>
      </w:del>
      <w:r w:rsidR="00D80024">
        <w:rPr>
          <w:sz w:val="24"/>
          <w:szCs w:val="24"/>
        </w:rPr>
        <w:t xml:space="preserve"> %, was not low enough to indicate that we approached the lower size-limit of cormorant predation</w:t>
      </w:r>
      <w:del w:id="378" w:author="Markus Varlund Strange" w:date="2025-10-24T20:27:00Z" w16du:dateUtc="2025-10-24T18:27:00Z">
        <w:r w:rsidR="00D80024" w:rsidDel="00BE01E0">
          <w:rPr>
            <w:sz w:val="24"/>
            <w:szCs w:val="24"/>
          </w:rPr>
          <w:delText>, also due to a low sample size (table XX1)</w:delText>
        </w:r>
      </w:del>
      <w:r w:rsidR="00D80024">
        <w:rPr>
          <w:sz w:val="24"/>
          <w:szCs w:val="24"/>
        </w:rPr>
        <w:t xml:space="preserve">. However, we did </w:t>
      </w:r>
      <w:r w:rsidR="00E14246">
        <w:rPr>
          <w:sz w:val="24"/>
          <w:szCs w:val="24"/>
        </w:rPr>
        <w:t xml:space="preserve">cover the upper size-limit for cormorant predation on flounder, which is somewhere in the mid-twenties cm, and we </w:t>
      </w:r>
      <w:del w:id="379" w:author="Markus Varlund Strange" w:date="2025-10-24T20:28:00Z" w16du:dateUtc="2025-10-24T18:28:00Z">
        <w:r w:rsidR="00E14246" w:rsidDel="00BE01E0">
          <w:rPr>
            <w:sz w:val="24"/>
            <w:szCs w:val="24"/>
          </w:rPr>
          <w:delText xml:space="preserve">did </w:delText>
        </w:r>
      </w:del>
      <w:r w:rsidR="00E14246">
        <w:rPr>
          <w:sz w:val="24"/>
          <w:szCs w:val="24"/>
        </w:rPr>
        <w:t>only recover</w:t>
      </w:r>
      <w:ins w:id="380" w:author="Markus Varlund Strange" w:date="2025-10-24T20:28:00Z" w16du:dateUtc="2025-10-24T18:28:00Z">
        <w:r w:rsidR="00BE01E0">
          <w:rPr>
            <w:sz w:val="24"/>
            <w:szCs w:val="24"/>
          </w:rPr>
          <w:t>ed</w:t>
        </w:r>
      </w:ins>
      <w:r w:rsidR="00E14246">
        <w:rPr>
          <w:sz w:val="24"/>
          <w:szCs w:val="24"/>
        </w:rPr>
        <w:t xml:space="preserve"> 1 out of 155 PIT-tags from flounder &gt;24 cm. </w:t>
      </w:r>
    </w:p>
    <w:p w14:paraId="26E4ACBA" w14:textId="77777777" w:rsidR="008B47E6" w:rsidRDefault="008B47E6" w:rsidP="005B1ADD">
      <w:pPr>
        <w:spacing w:after="100" w:afterAutospacing="1" w:line="360" w:lineRule="auto"/>
        <w:ind w:left="0" w:right="0" w:firstLine="0"/>
        <w:rPr>
          <w:sz w:val="24"/>
          <w:szCs w:val="24"/>
        </w:rPr>
      </w:pPr>
    </w:p>
    <w:p w14:paraId="333B61F5" w14:textId="77777777" w:rsidR="008B47E6" w:rsidRDefault="008B47E6" w:rsidP="005B1ADD">
      <w:pPr>
        <w:spacing w:after="100" w:afterAutospacing="1" w:line="360" w:lineRule="auto"/>
        <w:ind w:left="0" w:right="0" w:firstLine="0"/>
        <w:rPr>
          <w:sz w:val="24"/>
          <w:szCs w:val="24"/>
        </w:rPr>
      </w:pPr>
    </w:p>
    <w:p w14:paraId="744B9283" w14:textId="080FF304" w:rsidR="002E505D" w:rsidRDefault="007D5706" w:rsidP="002E505D">
      <w:pPr>
        <w:keepNext/>
        <w:spacing w:after="100" w:afterAutospacing="1" w:line="360" w:lineRule="auto"/>
        <w:ind w:left="0" w:right="0" w:firstLine="0"/>
      </w:pPr>
      <w:del w:id="381" w:author="Markus Varlund Strange" w:date="2025-10-24T19:58:00Z" w16du:dateUtc="2025-10-24T17:58:00Z">
        <w:r w:rsidDel="00E30A50">
          <w:rPr>
            <w:noProof/>
            <w:sz w:val="24"/>
            <w:szCs w:val="24"/>
            <w14:ligatures w14:val="standardContextual"/>
          </w:rPr>
          <w:drawing>
            <wp:inline distT="0" distB="0" distL="0" distR="0" wp14:anchorId="411A65B6" wp14:editId="39B8149F">
              <wp:extent cx="5731510" cy="2865755"/>
              <wp:effectExtent l="0" t="0" r="2540" b="0"/>
              <wp:docPr id="786757891" name="Picture 3"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57891" name="Picture 3" descr="A graph of a number of blue ba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del>
      <w:ins w:id="382" w:author="Markus Varlund Strange" w:date="2025-10-24T20:11:00Z" w16du:dateUtc="2025-10-24T18:11:00Z">
        <w:r w:rsidR="003A7D22">
          <w:rPr>
            <w:noProof/>
            <w14:ligatures w14:val="standardContextual"/>
          </w:rPr>
          <w:drawing>
            <wp:inline distT="0" distB="0" distL="0" distR="0" wp14:anchorId="66EA83BE" wp14:editId="298C5936">
              <wp:extent cx="5731510" cy="2865755"/>
              <wp:effectExtent l="0" t="0" r="2540" b="0"/>
              <wp:docPr id="687926709" name="Picture 6"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26709" name="Picture 6" descr="A graph of a bar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ins>
    </w:p>
    <w:p w14:paraId="05CCBC0B" w14:textId="08C853B0" w:rsidR="00F00BEE" w:rsidRPr="009662EF" w:rsidRDefault="002E505D" w:rsidP="002E505D">
      <w:pPr>
        <w:pStyle w:val="Caption"/>
        <w:rPr>
          <w:sz w:val="24"/>
          <w:szCs w:val="24"/>
        </w:rPr>
      </w:pPr>
      <w:r>
        <w:t xml:space="preserve">Figure YY2. Estimated average predation proportions </w:t>
      </w:r>
      <w:r w:rsidR="00084B28">
        <w:t xml:space="preserve">in relation to size </w:t>
      </w:r>
      <w:r>
        <w:t xml:space="preserve">over the whole experiment for cod (A) and flounder (B). </w:t>
      </w:r>
      <w:proofErr w:type="spellStart"/>
      <w:r>
        <w:t>Errorbars</w:t>
      </w:r>
      <w:proofErr w:type="spellEnd"/>
      <w:r>
        <w:t xml:space="preserve"> indicate</w:t>
      </w:r>
      <w:r w:rsidRPr="002E505D">
        <w:t xml:space="preserve"> </w:t>
      </w:r>
      <m:oMath>
        <m:r>
          <w:rPr>
            <w:rFonts w:ascii="Cambria Math" w:hAnsi="Cambria Math"/>
          </w:rPr>
          <m:t>±</m:t>
        </m:r>
      </m:oMath>
      <w:r>
        <w:rPr>
          <w:iCs w:val="0"/>
        </w:rPr>
        <w:t xml:space="preserve"> 1 standard deviation</w:t>
      </w:r>
      <w:ins w:id="383" w:author="Markus Varlund Strange" w:date="2025-10-24T19:58:00Z" w16du:dateUtc="2025-10-24T17:58:00Z">
        <w:r w:rsidR="00E30A50">
          <w:rPr>
            <w:iCs w:val="0"/>
          </w:rPr>
          <w:t xml:space="preserve"> on log-scale</w:t>
        </w:r>
      </w:ins>
      <w:r>
        <w:rPr>
          <w:iCs w:val="0"/>
        </w:rPr>
        <w:t>.</w:t>
      </w:r>
      <w:ins w:id="384" w:author="Markus Varlund Strange" w:date="2025-10-24T19:59:00Z" w16du:dateUtc="2025-10-24T17:59:00Z">
        <w:r w:rsidR="00E30A50">
          <w:rPr>
            <w:iCs w:val="0"/>
          </w:rPr>
          <w:t xml:space="preserve"> </w:t>
        </w:r>
      </w:ins>
    </w:p>
    <w:sectPr w:rsidR="00F00BEE" w:rsidRPr="009662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us Varlund Strange">
    <w15:presenceInfo w15:providerId="AD" w15:userId="S::mavast@dtu.dk::0cb192c2-d05c-42f4-8f83-19570752e0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32B"/>
    <w:rsid w:val="000004E0"/>
    <w:rsid w:val="000133C3"/>
    <w:rsid w:val="000238FB"/>
    <w:rsid w:val="00032D15"/>
    <w:rsid w:val="000346D3"/>
    <w:rsid w:val="00036880"/>
    <w:rsid w:val="0006535F"/>
    <w:rsid w:val="00070A9B"/>
    <w:rsid w:val="0007626B"/>
    <w:rsid w:val="00084B28"/>
    <w:rsid w:val="0008564B"/>
    <w:rsid w:val="00086C88"/>
    <w:rsid w:val="00095485"/>
    <w:rsid w:val="000B1FB6"/>
    <w:rsid w:val="000C0921"/>
    <w:rsid w:val="000C0C03"/>
    <w:rsid w:val="000D64C4"/>
    <w:rsid w:val="000E46E5"/>
    <w:rsid w:val="00152BE2"/>
    <w:rsid w:val="0015429D"/>
    <w:rsid w:val="00181503"/>
    <w:rsid w:val="001841A8"/>
    <w:rsid w:val="00197F30"/>
    <w:rsid w:val="001D1CFF"/>
    <w:rsid w:val="001E0411"/>
    <w:rsid w:val="001E25A4"/>
    <w:rsid w:val="00231B10"/>
    <w:rsid w:val="00245009"/>
    <w:rsid w:val="00256FFC"/>
    <w:rsid w:val="00274577"/>
    <w:rsid w:val="002B084F"/>
    <w:rsid w:val="002C663A"/>
    <w:rsid w:val="002E505D"/>
    <w:rsid w:val="00324591"/>
    <w:rsid w:val="00345654"/>
    <w:rsid w:val="00350066"/>
    <w:rsid w:val="00360787"/>
    <w:rsid w:val="003632BF"/>
    <w:rsid w:val="0038389D"/>
    <w:rsid w:val="003A7D22"/>
    <w:rsid w:val="003B0A90"/>
    <w:rsid w:val="003E4706"/>
    <w:rsid w:val="00407B89"/>
    <w:rsid w:val="00415ABB"/>
    <w:rsid w:val="004323FF"/>
    <w:rsid w:val="004360A1"/>
    <w:rsid w:val="004362BA"/>
    <w:rsid w:val="0045461C"/>
    <w:rsid w:val="0046336B"/>
    <w:rsid w:val="00485D22"/>
    <w:rsid w:val="004979E3"/>
    <w:rsid w:val="005149DE"/>
    <w:rsid w:val="00525232"/>
    <w:rsid w:val="00535F91"/>
    <w:rsid w:val="0054332B"/>
    <w:rsid w:val="00543807"/>
    <w:rsid w:val="00582426"/>
    <w:rsid w:val="005B1ADD"/>
    <w:rsid w:val="005B624E"/>
    <w:rsid w:val="005E3A67"/>
    <w:rsid w:val="006154CF"/>
    <w:rsid w:val="00636A80"/>
    <w:rsid w:val="00696AE8"/>
    <w:rsid w:val="006A0DD4"/>
    <w:rsid w:val="006A1CF7"/>
    <w:rsid w:val="006A4A55"/>
    <w:rsid w:val="00705D60"/>
    <w:rsid w:val="00750281"/>
    <w:rsid w:val="007600BA"/>
    <w:rsid w:val="0076200E"/>
    <w:rsid w:val="00784DD8"/>
    <w:rsid w:val="00792E64"/>
    <w:rsid w:val="007D5706"/>
    <w:rsid w:val="0080197E"/>
    <w:rsid w:val="00857D80"/>
    <w:rsid w:val="00861DDD"/>
    <w:rsid w:val="00886565"/>
    <w:rsid w:val="008B47E6"/>
    <w:rsid w:val="008F7154"/>
    <w:rsid w:val="0091662C"/>
    <w:rsid w:val="00953927"/>
    <w:rsid w:val="009662EF"/>
    <w:rsid w:val="009C4BC4"/>
    <w:rsid w:val="009D697C"/>
    <w:rsid w:val="009F0A19"/>
    <w:rsid w:val="00A323E8"/>
    <w:rsid w:val="00A4311B"/>
    <w:rsid w:val="00A46597"/>
    <w:rsid w:val="00A80CB0"/>
    <w:rsid w:val="00AA71FB"/>
    <w:rsid w:val="00AB19BC"/>
    <w:rsid w:val="00AD7D39"/>
    <w:rsid w:val="00B3109E"/>
    <w:rsid w:val="00B32542"/>
    <w:rsid w:val="00B5317C"/>
    <w:rsid w:val="00B9090D"/>
    <w:rsid w:val="00BE01E0"/>
    <w:rsid w:val="00C0247E"/>
    <w:rsid w:val="00C9324E"/>
    <w:rsid w:val="00CA423F"/>
    <w:rsid w:val="00CC1D52"/>
    <w:rsid w:val="00CC24E0"/>
    <w:rsid w:val="00CD1282"/>
    <w:rsid w:val="00D16D48"/>
    <w:rsid w:val="00D34616"/>
    <w:rsid w:val="00D673C6"/>
    <w:rsid w:val="00D80024"/>
    <w:rsid w:val="00DA5506"/>
    <w:rsid w:val="00DF2C04"/>
    <w:rsid w:val="00DF3FFA"/>
    <w:rsid w:val="00E0724E"/>
    <w:rsid w:val="00E14246"/>
    <w:rsid w:val="00E30A50"/>
    <w:rsid w:val="00E5396E"/>
    <w:rsid w:val="00E73C28"/>
    <w:rsid w:val="00E76457"/>
    <w:rsid w:val="00E774B2"/>
    <w:rsid w:val="00EA7BA7"/>
    <w:rsid w:val="00EF2C46"/>
    <w:rsid w:val="00F00BEE"/>
    <w:rsid w:val="00F05C1B"/>
    <w:rsid w:val="00F34FC0"/>
    <w:rsid w:val="00F3510B"/>
    <w:rsid w:val="00F51333"/>
    <w:rsid w:val="00FA220F"/>
    <w:rsid w:val="00FC532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34B91"/>
  <w15:chartTrackingRefBased/>
  <w15:docId w15:val="{ABF4E257-3103-4EAA-AF20-D990507B4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32B"/>
    <w:pPr>
      <w:spacing w:after="4" w:line="250" w:lineRule="auto"/>
      <w:ind w:left="386" w:right="466" w:firstLine="239"/>
      <w:jc w:val="both"/>
    </w:pPr>
    <w:rPr>
      <w:rFonts w:ascii="Times New Roman" w:eastAsia="Times New Roman" w:hAnsi="Times New Roman" w:cs="Times New Roman"/>
      <w:color w:val="000000"/>
      <w:kern w:val="0"/>
      <w:sz w:val="19"/>
      <w:szCs w:val="22"/>
      <w:lang w:val="en-US" w:eastAsia="da-DK"/>
      <w14:ligatures w14:val="none"/>
    </w:rPr>
  </w:style>
  <w:style w:type="paragraph" w:styleId="Heading1">
    <w:name w:val="heading 1"/>
    <w:basedOn w:val="Normal"/>
    <w:next w:val="Normal"/>
    <w:link w:val="Heading1Char"/>
    <w:uiPriority w:val="9"/>
    <w:qFormat/>
    <w:rsid w:val="0054332B"/>
    <w:pPr>
      <w:keepNext/>
      <w:keepLines/>
      <w:spacing w:before="360" w:after="80" w:line="278" w:lineRule="auto"/>
      <w:ind w:left="0" w:right="0" w:firstLine="0"/>
      <w:jc w:val="left"/>
      <w:outlineLvl w:val="0"/>
    </w:pPr>
    <w:rPr>
      <w:rFonts w:asciiTheme="majorHAnsi" w:eastAsiaTheme="majorEastAsia" w:hAnsiTheme="majorHAnsi" w:cstheme="majorBidi"/>
      <w:color w:val="0F4761" w:themeColor="accent1" w:themeShade="BF"/>
      <w:kern w:val="2"/>
      <w:sz w:val="40"/>
      <w:szCs w:val="40"/>
      <w:lang w:val="da-DK" w:eastAsia="en-US"/>
      <w14:ligatures w14:val="standardContextual"/>
    </w:rPr>
  </w:style>
  <w:style w:type="paragraph" w:styleId="Heading2">
    <w:name w:val="heading 2"/>
    <w:basedOn w:val="Normal"/>
    <w:next w:val="Normal"/>
    <w:link w:val="Heading2Char"/>
    <w:uiPriority w:val="9"/>
    <w:semiHidden/>
    <w:unhideWhenUsed/>
    <w:qFormat/>
    <w:rsid w:val="0054332B"/>
    <w:pPr>
      <w:keepNext/>
      <w:keepLines/>
      <w:spacing w:before="160" w:after="80" w:line="278" w:lineRule="auto"/>
      <w:ind w:left="0" w:right="0" w:firstLine="0"/>
      <w:jc w:val="left"/>
      <w:outlineLvl w:val="1"/>
    </w:pPr>
    <w:rPr>
      <w:rFonts w:asciiTheme="majorHAnsi" w:eastAsiaTheme="majorEastAsia" w:hAnsiTheme="majorHAnsi" w:cstheme="majorBidi"/>
      <w:color w:val="0F4761" w:themeColor="accent1" w:themeShade="BF"/>
      <w:kern w:val="2"/>
      <w:sz w:val="32"/>
      <w:szCs w:val="32"/>
      <w:lang w:val="da-DK" w:eastAsia="en-US"/>
      <w14:ligatures w14:val="standardContextual"/>
    </w:rPr>
  </w:style>
  <w:style w:type="paragraph" w:styleId="Heading3">
    <w:name w:val="heading 3"/>
    <w:basedOn w:val="Normal"/>
    <w:next w:val="Normal"/>
    <w:link w:val="Heading3Char"/>
    <w:uiPriority w:val="9"/>
    <w:semiHidden/>
    <w:unhideWhenUsed/>
    <w:qFormat/>
    <w:rsid w:val="0054332B"/>
    <w:pPr>
      <w:keepNext/>
      <w:keepLines/>
      <w:spacing w:before="160" w:after="80" w:line="278" w:lineRule="auto"/>
      <w:ind w:left="0" w:right="0" w:firstLine="0"/>
      <w:jc w:val="left"/>
      <w:outlineLvl w:val="2"/>
    </w:pPr>
    <w:rPr>
      <w:rFonts w:asciiTheme="minorHAnsi" w:eastAsiaTheme="majorEastAsia" w:hAnsiTheme="minorHAnsi" w:cstheme="majorBidi"/>
      <w:color w:val="0F4761" w:themeColor="accent1" w:themeShade="BF"/>
      <w:kern w:val="2"/>
      <w:sz w:val="28"/>
      <w:szCs w:val="28"/>
      <w:lang w:val="da-DK" w:eastAsia="en-US"/>
      <w14:ligatures w14:val="standardContextual"/>
    </w:rPr>
  </w:style>
  <w:style w:type="paragraph" w:styleId="Heading4">
    <w:name w:val="heading 4"/>
    <w:basedOn w:val="Normal"/>
    <w:next w:val="Normal"/>
    <w:link w:val="Heading4Char"/>
    <w:uiPriority w:val="9"/>
    <w:semiHidden/>
    <w:unhideWhenUsed/>
    <w:qFormat/>
    <w:rsid w:val="0054332B"/>
    <w:pPr>
      <w:keepNext/>
      <w:keepLines/>
      <w:spacing w:before="80" w:after="40" w:line="278" w:lineRule="auto"/>
      <w:ind w:left="0" w:right="0" w:firstLine="0"/>
      <w:jc w:val="left"/>
      <w:outlineLvl w:val="3"/>
    </w:pPr>
    <w:rPr>
      <w:rFonts w:asciiTheme="minorHAnsi" w:eastAsiaTheme="majorEastAsia" w:hAnsiTheme="minorHAnsi" w:cstheme="majorBidi"/>
      <w:i/>
      <w:iCs/>
      <w:color w:val="0F4761" w:themeColor="accent1" w:themeShade="BF"/>
      <w:kern w:val="2"/>
      <w:sz w:val="24"/>
      <w:szCs w:val="24"/>
      <w:lang w:val="da-DK" w:eastAsia="en-US"/>
      <w14:ligatures w14:val="standardContextual"/>
    </w:rPr>
  </w:style>
  <w:style w:type="paragraph" w:styleId="Heading5">
    <w:name w:val="heading 5"/>
    <w:basedOn w:val="Normal"/>
    <w:next w:val="Normal"/>
    <w:link w:val="Heading5Char"/>
    <w:uiPriority w:val="9"/>
    <w:semiHidden/>
    <w:unhideWhenUsed/>
    <w:qFormat/>
    <w:rsid w:val="0054332B"/>
    <w:pPr>
      <w:keepNext/>
      <w:keepLines/>
      <w:spacing w:before="80" w:after="40" w:line="278" w:lineRule="auto"/>
      <w:ind w:left="0" w:right="0" w:firstLine="0"/>
      <w:jc w:val="left"/>
      <w:outlineLvl w:val="4"/>
    </w:pPr>
    <w:rPr>
      <w:rFonts w:asciiTheme="minorHAnsi" w:eastAsiaTheme="majorEastAsia" w:hAnsiTheme="minorHAnsi" w:cstheme="majorBidi"/>
      <w:color w:val="0F4761" w:themeColor="accent1" w:themeShade="BF"/>
      <w:kern w:val="2"/>
      <w:sz w:val="24"/>
      <w:szCs w:val="24"/>
      <w:lang w:val="da-DK" w:eastAsia="en-US"/>
      <w14:ligatures w14:val="standardContextual"/>
    </w:rPr>
  </w:style>
  <w:style w:type="paragraph" w:styleId="Heading6">
    <w:name w:val="heading 6"/>
    <w:basedOn w:val="Normal"/>
    <w:next w:val="Normal"/>
    <w:link w:val="Heading6Char"/>
    <w:uiPriority w:val="9"/>
    <w:semiHidden/>
    <w:unhideWhenUsed/>
    <w:qFormat/>
    <w:rsid w:val="0054332B"/>
    <w:pPr>
      <w:keepNext/>
      <w:keepLines/>
      <w:spacing w:before="40" w:after="0" w:line="278" w:lineRule="auto"/>
      <w:ind w:left="0" w:right="0" w:firstLine="0"/>
      <w:jc w:val="left"/>
      <w:outlineLvl w:val="5"/>
    </w:pPr>
    <w:rPr>
      <w:rFonts w:asciiTheme="minorHAnsi" w:eastAsiaTheme="majorEastAsia" w:hAnsiTheme="minorHAnsi" w:cstheme="majorBidi"/>
      <w:i/>
      <w:iCs/>
      <w:color w:val="595959" w:themeColor="text1" w:themeTint="A6"/>
      <w:kern w:val="2"/>
      <w:sz w:val="24"/>
      <w:szCs w:val="24"/>
      <w:lang w:val="da-DK" w:eastAsia="en-US"/>
      <w14:ligatures w14:val="standardContextual"/>
    </w:rPr>
  </w:style>
  <w:style w:type="paragraph" w:styleId="Heading7">
    <w:name w:val="heading 7"/>
    <w:basedOn w:val="Normal"/>
    <w:next w:val="Normal"/>
    <w:link w:val="Heading7Char"/>
    <w:uiPriority w:val="9"/>
    <w:semiHidden/>
    <w:unhideWhenUsed/>
    <w:qFormat/>
    <w:rsid w:val="0054332B"/>
    <w:pPr>
      <w:keepNext/>
      <w:keepLines/>
      <w:spacing w:before="40" w:after="0" w:line="278" w:lineRule="auto"/>
      <w:ind w:left="0" w:right="0" w:firstLine="0"/>
      <w:jc w:val="left"/>
      <w:outlineLvl w:val="6"/>
    </w:pPr>
    <w:rPr>
      <w:rFonts w:asciiTheme="minorHAnsi" w:eastAsiaTheme="majorEastAsia" w:hAnsiTheme="minorHAnsi" w:cstheme="majorBidi"/>
      <w:color w:val="595959" w:themeColor="text1" w:themeTint="A6"/>
      <w:kern w:val="2"/>
      <w:sz w:val="24"/>
      <w:szCs w:val="24"/>
      <w:lang w:val="da-DK" w:eastAsia="en-US"/>
      <w14:ligatures w14:val="standardContextual"/>
    </w:rPr>
  </w:style>
  <w:style w:type="paragraph" w:styleId="Heading8">
    <w:name w:val="heading 8"/>
    <w:basedOn w:val="Normal"/>
    <w:next w:val="Normal"/>
    <w:link w:val="Heading8Char"/>
    <w:uiPriority w:val="9"/>
    <w:semiHidden/>
    <w:unhideWhenUsed/>
    <w:qFormat/>
    <w:rsid w:val="0054332B"/>
    <w:pPr>
      <w:keepNext/>
      <w:keepLines/>
      <w:spacing w:after="0" w:line="278" w:lineRule="auto"/>
      <w:ind w:left="0" w:right="0" w:firstLine="0"/>
      <w:jc w:val="left"/>
      <w:outlineLvl w:val="7"/>
    </w:pPr>
    <w:rPr>
      <w:rFonts w:asciiTheme="minorHAnsi" w:eastAsiaTheme="majorEastAsia" w:hAnsiTheme="minorHAnsi" w:cstheme="majorBidi"/>
      <w:i/>
      <w:iCs/>
      <w:color w:val="272727" w:themeColor="text1" w:themeTint="D8"/>
      <w:kern w:val="2"/>
      <w:sz w:val="24"/>
      <w:szCs w:val="24"/>
      <w:lang w:val="da-DK" w:eastAsia="en-US"/>
      <w14:ligatures w14:val="standardContextual"/>
    </w:rPr>
  </w:style>
  <w:style w:type="paragraph" w:styleId="Heading9">
    <w:name w:val="heading 9"/>
    <w:basedOn w:val="Normal"/>
    <w:next w:val="Normal"/>
    <w:link w:val="Heading9Char"/>
    <w:uiPriority w:val="9"/>
    <w:semiHidden/>
    <w:unhideWhenUsed/>
    <w:qFormat/>
    <w:rsid w:val="0054332B"/>
    <w:pPr>
      <w:keepNext/>
      <w:keepLines/>
      <w:spacing w:after="0" w:line="278" w:lineRule="auto"/>
      <w:ind w:left="0" w:right="0" w:firstLine="0"/>
      <w:jc w:val="left"/>
      <w:outlineLvl w:val="8"/>
    </w:pPr>
    <w:rPr>
      <w:rFonts w:asciiTheme="minorHAnsi" w:eastAsiaTheme="majorEastAsia" w:hAnsiTheme="minorHAnsi" w:cstheme="majorBidi"/>
      <w:color w:val="272727" w:themeColor="text1" w:themeTint="D8"/>
      <w:kern w:val="2"/>
      <w:sz w:val="24"/>
      <w:szCs w:val="24"/>
      <w:lang w:val="da-DK"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3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3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3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3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3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3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3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3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32B"/>
    <w:rPr>
      <w:rFonts w:eastAsiaTheme="majorEastAsia" w:cstheme="majorBidi"/>
      <w:color w:val="272727" w:themeColor="text1" w:themeTint="D8"/>
    </w:rPr>
  </w:style>
  <w:style w:type="paragraph" w:styleId="Title">
    <w:name w:val="Title"/>
    <w:basedOn w:val="Normal"/>
    <w:next w:val="Normal"/>
    <w:link w:val="TitleChar"/>
    <w:uiPriority w:val="10"/>
    <w:qFormat/>
    <w:rsid w:val="0054332B"/>
    <w:pPr>
      <w:spacing w:after="80" w:line="240" w:lineRule="auto"/>
      <w:ind w:left="0" w:right="0" w:firstLine="0"/>
      <w:contextualSpacing/>
      <w:jc w:val="left"/>
    </w:pPr>
    <w:rPr>
      <w:rFonts w:asciiTheme="majorHAnsi" w:eastAsiaTheme="majorEastAsia" w:hAnsiTheme="majorHAnsi" w:cstheme="majorBidi"/>
      <w:color w:val="auto"/>
      <w:spacing w:val="-10"/>
      <w:kern w:val="28"/>
      <w:sz w:val="56"/>
      <w:szCs w:val="56"/>
      <w:lang w:val="da-DK" w:eastAsia="en-US"/>
      <w14:ligatures w14:val="standardContextual"/>
    </w:rPr>
  </w:style>
  <w:style w:type="character" w:customStyle="1" w:styleId="TitleChar">
    <w:name w:val="Title Char"/>
    <w:basedOn w:val="DefaultParagraphFont"/>
    <w:link w:val="Title"/>
    <w:uiPriority w:val="10"/>
    <w:rsid w:val="005433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32B"/>
    <w:pPr>
      <w:numPr>
        <w:ilvl w:val="1"/>
      </w:numPr>
      <w:spacing w:after="160" w:line="278" w:lineRule="auto"/>
      <w:ind w:left="386" w:right="0" w:firstLine="239"/>
      <w:jc w:val="left"/>
    </w:pPr>
    <w:rPr>
      <w:rFonts w:asciiTheme="minorHAnsi" w:eastAsiaTheme="majorEastAsia" w:hAnsiTheme="minorHAnsi" w:cstheme="majorBidi"/>
      <w:color w:val="595959" w:themeColor="text1" w:themeTint="A6"/>
      <w:spacing w:val="15"/>
      <w:kern w:val="2"/>
      <w:sz w:val="28"/>
      <w:szCs w:val="28"/>
      <w:lang w:val="da-DK" w:eastAsia="en-US"/>
      <w14:ligatures w14:val="standardContextual"/>
    </w:rPr>
  </w:style>
  <w:style w:type="character" w:customStyle="1" w:styleId="SubtitleChar">
    <w:name w:val="Subtitle Char"/>
    <w:basedOn w:val="DefaultParagraphFont"/>
    <w:link w:val="Subtitle"/>
    <w:uiPriority w:val="11"/>
    <w:rsid w:val="005433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32B"/>
    <w:pPr>
      <w:spacing w:before="160" w:after="160" w:line="278" w:lineRule="auto"/>
      <w:ind w:left="0" w:right="0" w:firstLine="0"/>
      <w:jc w:val="center"/>
    </w:pPr>
    <w:rPr>
      <w:rFonts w:asciiTheme="minorHAnsi" w:eastAsiaTheme="minorHAnsi" w:hAnsiTheme="minorHAnsi" w:cstheme="minorBidi"/>
      <w:i/>
      <w:iCs/>
      <w:color w:val="404040" w:themeColor="text1" w:themeTint="BF"/>
      <w:kern w:val="2"/>
      <w:sz w:val="24"/>
      <w:szCs w:val="24"/>
      <w:lang w:val="da-DK" w:eastAsia="en-US"/>
      <w14:ligatures w14:val="standardContextual"/>
    </w:rPr>
  </w:style>
  <w:style w:type="character" w:customStyle="1" w:styleId="QuoteChar">
    <w:name w:val="Quote Char"/>
    <w:basedOn w:val="DefaultParagraphFont"/>
    <w:link w:val="Quote"/>
    <w:uiPriority w:val="29"/>
    <w:rsid w:val="0054332B"/>
    <w:rPr>
      <w:i/>
      <w:iCs/>
      <w:color w:val="404040" w:themeColor="text1" w:themeTint="BF"/>
    </w:rPr>
  </w:style>
  <w:style w:type="paragraph" w:styleId="ListParagraph">
    <w:name w:val="List Paragraph"/>
    <w:basedOn w:val="Normal"/>
    <w:uiPriority w:val="34"/>
    <w:qFormat/>
    <w:rsid w:val="0054332B"/>
    <w:pPr>
      <w:spacing w:after="160" w:line="278" w:lineRule="auto"/>
      <w:ind w:left="720" w:right="0" w:firstLine="0"/>
      <w:contextualSpacing/>
      <w:jc w:val="left"/>
    </w:pPr>
    <w:rPr>
      <w:rFonts w:asciiTheme="minorHAnsi" w:eastAsiaTheme="minorHAnsi" w:hAnsiTheme="minorHAnsi" w:cstheme="minorBidi"/>
      <w:color w:val="auto"/>
      <w:kern w:val="2"/>
      <w:sz w:val="24"/>
      <w:szCs w:val="24"/>
      <w:lang w:val="da-DK" w:eastAsia="en-US"/>
      <w14:ligatures w14:val="standardContextual"/>
    </w:rPr>
  </w:style>
  <w:style w:type="character" w:styleId="IntenseEmphasis">
    <w:name w:val="Intense Emphasis"/>
    <w:basedOn w:val="DefaultParagraphFont"/>
    <w:uiPriority w:val="21"/>
    <w:qFormat/>
    <w:rsid w:val="0054332B"/>
    <w:rPr>
      <w:i/>
      <w:iCs/>
      <w:color w:val="0F4761" w:themeColor="accent1" w:themeShade="BF"/>
    </w:rPr>
  </w:style>
  <w:style w:type="paragraph" w:styleId="IntenseQuote">
    <w:name w:val="Intense Quote"/>
    <w:basedOn w:val="Normal"/>
    <w:next w:val="Normal"/>
    <w:link w:val="IntenseQuoteChar"/>
    <w:uiPriority w:val="30"/>
    <w:qFormat/>
    <w:rsid w:val="0054332B"/>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kern w:val="2"/>
      <w:sz w:val="24"/>
      <w:szCs w:val="24"/>
      <w:lang w:val="da-DK" w:eastAsia="en-US"/>
      <w14:ligatures w14:val="standardContextual"/>
    </w:rPr>
  </w:style>
  <w:style w:type="character" w:customStyle="1" w:styleId="IntenseQuoteChar">
    <w:name w:val="Intense Quote Char"/>
    <w:basedOn w:val="DefaultParagraphFont"/>
    <w:link w:val="IntenseQuote"/>
    <w:uiPriority w:val="30"/>
    <w:rsid w:val="0054332B"/>
    <w:rPr>
      <w:i/>
      <w:iCs/>
      <w:color w:val="0F4761" w:themeColor="accent1" w:themeShade="BF"/>
    </w:rPr>
  </w:style>
  <w:style w:type="character" w:styleId="IntenseReference">
    <w:name w:val="Intense Reference"/>
    <w:basedOn w:val="DefaultParagraphFont"/>
    <w:uiPriority w:val="32"/>
    <w:qFormat/>
    <w:rsid w:val="0054332B"/>
    <w:rPr>
      <w:b/>
      <w:bCs/>
      <w:smallCaps/>
      <w:color w:val="0F4761" w:themeColor="accent1" w:themeShade="BF"/>
      <w:spacing w:val="5"/>
    </w:rPr>
  </w:style>
  <w:style w:type="character" w:styleId="CommentReference">
    <w:name w:val="annotation reference"/>
    <w:basedOn w:val="DefaultParagraphFont"/>
    <w:uiPriority w:val="99"/>
    <w:semiHidden/>
    <w:unhideWhenUsed/>
    <w:rsid w:val="0054332B"/>
    <w:rPr>
      <w:sz w:val="16"/>
      <w:szCs w:val="16"/>
    </w:rPr>
  </w:style>
  <w:style w:type="paragraph" w:styleId="CommentText">
    <w:name w:val="annotation text"/>
    <w:basedOn w:val="Normal"/>
    <w:link w:val="CommentTextChar"/>
    <w:uiPriority w:val="99"/>
    <w:unhideWhenUsed/>
    <w:rsid w:val="0054332B"/>
    <w:pPr>
      <w:spacing w:after="160" w:line="240" w:lineRule="auto"/>
      <w:ind w:left="0" w:right="0" w:firstLine="0"/>
      <w:jc w:val="left"/>
    </w:pPr>
    <w:rPr>
      <w:rFonts w:asciiTheme="minorHAnsi" w:eastAsiaTheme="minorHAnsi" w:hAnsiTheme="minorHAnsi" w:cstheme="minorBidi"/>
      <w:color w:val="auto"/>
      <w:sz w:val="20"/>
      <w:szCs w:val="20"/>
      <w:lang w:eastAsia="en-US"/>
    </w:rPr>
  </w:style>
  <w:style w:type="character" w:customStyle="1" w:styleId="CommentTextChar">
    <w:name w:val="Comment Text Char"/>
    <w:basedOn w:val="DefaultParagraphFont"/>
    <w:link w:val="CommentText"/>
    <w:uiPriority w:val="99"/>
    <w:rsid w:val="0054332B"/>
    <w:rPr>
      <w:kern w:val="0"/>
      <w:sz w:val="20"/>
      <w:szCs w:val="20"/>
      <w:lang w:val="en-US"/>
      <w14:ligatures w14:val="none"/>
    </w:rPr>
  </w:style>
  <w:style w:type="paragraph" w:styleId="Revision">
    <w:name w:val="Revision"/>
    <w:hidden/>
    <w:uiPriority w:val="99"/>
    <w:semiHidden/>
    <w:rsid w:val="00953927"/>
    <w:pPr>
      <w:spacing w:after="0" w:line="240" w:lineRule="auto"/>
    </w:pPr>
    <w:rPr>
      <w:rFonts w:ascii="Times New Roman" w:eastAsia="Times New Roman" w:hAnsi="Times New Roman" w:cs="Times New Roman"/>
      <w:color w:val="000000"/>
      <w:kern w:val="0"/>
      <w:sz w:val="19"/>
      <w:szCs w:val="22"/>
      <w:lang w:val="en-US" w:eastAsia="da-DK"/>
      <w14:ligatures w14:val="none"/>
    </w:rPr>
  </w:style>
  <w:style w:type="paragraph" w:styleId="CommentSubject">
    <w:name w:val="annotation subject"/>
    <w:basedOn w:val="CommentText"/>
    <w:next w:val="CommentText"/>
    <w:link w:val="CommentSubjectChar"/>
    <w:uiPriority w:val="99"/>
    <w:semiHidden/>
    <w:unhideWhenUsed/>
    <w:rsid w:val="000346D3"/>
    <w:pPr>
      <w:spacing w:after="4"/>
      <w:ind w:left="386" w:right="466" w:firstLine="239"/>
      <w:jc w:val="both"/>
    </w:pPr>
    <w:rPr>
      <w:rFonts w:ascii="Times New Roman" w:eastAsia="Times New Roman" w:hAnsi="Times New Roman" w:cs="Times New Roman"/>
      <w:b/>
      <w:bCs/>
      <w:color w:val="000000"/>
      <w:lang w:eastAsia="da-DK"/>
    </w:rPr>
  </w:style>
  <w:style w:type="character" w:customStyle="1" w:styleId="CommentSubjectChar">
    <w:name w:val="Comment Subject Char"/>
    <w:basedOn w:val="CommentTextChar"/>
    <w:link w:val="CommentSubject"/>
    <w:uiPriority w:val="99"/>
    <w:semiHidden/>
    <w:rsid w:val="000346D3"/>
    <w:rPr>
      <w:rFonts w:ascii="Times New Roman" w:eastAsia="Times New Roman" w:hAnsi="Times New Roman" w:cs="Times New Roman"/>
      <w:b/>
      <w:bCs/>
      <w:color w:val="000000"/>
      <w:kern w:val="0"/>
      <w:sz w:val="20"/>
      <w:szCs w:val="20"/>
      <w:lang w:val="en-US" w:eastAsia="da-DK"/>
      <w14:ligatures w14:val="none"/>
    </w:rPr>
  </w:style>
  <w:style w:type="table" w:styleId="TableGrid">
    <w:name w:val="Table Grid"/>
    <w:basedOn w:val="TableNormal"/>
    <w:uiPriority w:val="39"/>
    <w:rsid w:val="00E774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50281"/>
    <w:rPr>
      <w:color w:val="666666"/>
    </w:rPr>
  </w:style>
  <w:style w:type="paragraph" w:styleId="Caption">
    <w:name w:val="caption"/>
    <w:basedOn w:val="Normal"/>
    <w:next w:val="Normal"/>
    <w:uiPriority w:val="35"/>
    <w:unhideWhenUsed/>
    <w:qFormat/>
    <w:rsid w:val="00032D1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D927A-A749-4D44-9CA7-4962A07FB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1517</Words>
  <Characters>9259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TECHNICAL UNIVERSITY OF DENMARK</Company>
  <LinksUpToDate>false</LinksUpToDate>
  <CharactersWithSpaces>10755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Varlund Strange</dc:creator>
  <cp:keywords/>
  <dc:description/>
  <cp:lastModifiedBy>Markus Varlund Strange</cp:lastModifiedBy>
  <cp:revision>2</cp:revision>
  <dcterms:created xsi:type="dcterms:W3CDTF">2025-10-24T18:29:00Z</dcterms:created>
  <dcterms:modified xsi:type="dcterms:W3CDTF">2025-10-24T18:29:00Z</dcterms:modified>
</cp:coreProperties>
</file>